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317C7" w14:textId="77777777" w:rsidR="00850B05" w:rsidRDefault="00850B05" w:rsidP="000A45FD">
      <w:pPr>
        <w:pStyle w:val="T0Cursor"/>
        <w:numPr>
          <w:ilvl w:val="0"/>
          <w:numId w:val="0"/>
        </w:numPr>
        <w:rPr>
          <w:rStyle w:val="Boldred"/>
          <w:rFonts w:ascii="ABBvoice" w:hAnsi="ABBvoice"/>
          <w:b w:val="0"/>
        </w:rPr>
      </w:pPr>
    </w:p>
    <w:p w14:paraId="186AE0A2" w14:textId="77777777" w:rsidR="00850B05" w:rsidRPr="00850B05" w:rsidRDefault="00850B05" w:rsidP="00850B05">
      <w:pPr>
        <w:pStyle w:val="T1Categorytitle"/>
      </w:pPr>
    </w:p>
    <w:p w14:paraId="780A6441" w14:textId="77777777" w:rsidR="00C967FF" w:rsidRDefault="003B02DE">
      <w:pPr>
        <w:pStyle w:val="Title"/>
      </w:pPr>
      <w:r>
        <w:t>Software Development Manager</w:t>
      </w:r>
    </w:p>
    <w:p w14:paraId="41B50A06" w14:textId="77777777" w:rsidR="00C967FF" w:rsidRDefault="003B02DE">
      <w:pPr>
        <w:pStyle w:val="Heading1"/>
      </w:pPr>
      <w:r>
        <w:t>Executive Summary</w:t>
      </w:r>
    </w:p>
    <w:p w14:paraId="594E5E1F" w14:textId="0AA4003C" w:rsidR="00C967FF" w:rsidRDefault="003B02DE">
      <w:r>
        <w:t xml:space="preserve">ABB's Process Automation division seeks a Software Development Manager to lead an engineering team </w:t>
      </w:r>
      <w:r>
        <w:t>building enterprise industrial software</w:t>
      </w:r>
      <w:r w:rsidR="00371AF9">
        <w:t xml:space="preserve"> comprising of </w:t>
      </w:r>
      <w:r w:rsidR="00C75BC8">
        <w:t>Manufacturing Operations Management suite</w:t>
      </w:r>
      <w:r>
        <w:t>. The role combines hands-on technical leadership (20-30% coding) with people leadership, delivery ownership, and close partnership with Product Management and Architecture. The ideal candidate brings 12-15 years of software engineering experience, at least 5 years leading engineering teams, and a strong background in cloud-native, distributed systems within industrial or enterprise software contexts.</w:t>
      </w:r>
    </w:p>
    <w:p w14:paraId="2E7DB237" w14:textId="77777777" w:rsidR="00C967FF" w:rsidRDefault="003B02DE">
      <w:pPr>
        <w:pStyle w:val="Heading1"/>
      </w:pPr>
      <w:r>
        <w:t>About the Role</w:t>
      </w:r>
    </w:p>
    <w:p w14:paraId="272AB17D" w14:textId="25271E76" w:rsidR="00C967FF" w:rsidRDefault="003B02DE">
      <w:r>
        <w:t xml:space="preserve">You will own engineering execution, technical quality, and team growth for a product engineering group delivering mission-critical industrial software used by some of the world's largest manufacturers. You will partner directly with Technical Product Managers (who own roadmap, backlog, and product vision for platform services) and </w:t>
      </w:r>
      <w:r>
        <w:t xml:space="preserve">Architects (who own </w:t>
      </w:r>
      <w:r>
        <w:t>architecture for extensible, plugin-based workflow builders</w:t>
      </w:r>
      <w:r>
        <w:t>). Your responsibility is to ensure your team delivers production-grade software that is secure, observable, scalable, and aligned with customer value.</w:t>
      </w:r>
    </w:p>
    <w:p w14:paraId="2BE7C328" w14:textId="77777777" w:rsidR="00C967FF" w:rsidRDefault="003B02DE">
      <w:r>
        <w:t>Work model: Hybrid | Location: Bangalore, India | Business Area: Process Automation - Automation Digital</w:t>
      </w:r>
    </w:p>
    <w:p w14:paraId="75369897" w14:textId="77777777" w:rsidR="00C967FF" w:rsidRDefault="003B02DE">
      <w:pPr>
        <w:pStyle w:val="Heading1"/>
      </w:pPr>
      <w:r>
        <w:t>Why Join Us</w:t>
      </w:r>
    </w:p>
    <w:p w14:paraId="4A88C880" w14:textId="77777777" w:rsidR="00C967FF" w:rsidRDefault="003B02DE">
      <w:pPr>
        <w:pStyle w:val="ListBullet"/>
      </w:pPr>
      <w:r>
        <w:t>Shape the next generation of industrial automation software at a global technology leader.</w:t>
      </w:r>
    </w:p>
    <w:p w14:paraId="7C80A2B3" w14:textId="77777777" w:rsidR="00C967FF" w:rsidRDefault="003B02DE">
      <w:pPr>
        <w:pStyle w:val="ListBullet"/>
      </w:pPr>
      <w:r>
        <w:t>Lead a team solving real-world manufacturing challenges with modern cloud-native technology.</w:t>
      </w:r>
    </w:p>
    <w:p w14:paraId="6DEEA2D0" w14:textId="77777777" w:rsidR="00C967FF" w:rsidRDefault="003B02DE">
      <w:pPr>
        <w:pStyle w:val="ListBullet"/>
      </w:pPr>
      <w:r>
        <w:t>Work alongside world-class architects and product managers on extensible platform products.</w:t>
      </w:r>
    </w:p>
    <w:p w14:paraId="76E8F414" w14:textId="77777777" w:rsidR="00C967FF" w:rsidRDefault="003B02DE">
      <w:pPr>
        <w:pStyle w:val="ListBullet"/>
      </w:pPr>
      <w:r>
        <w:t>Drive AI-enabled engineering practices including GitHub Copilot and AI-assisted development.</w:t>
      </w:r>
    </w:p>
    <w:p w14:paraId="61E8A078" w14:textId="77777777" w:rsidR="00C967FF" w:rsidRDefault="003B02DE">
      <w:pPr>
        <w:pStyle w:val="ListBullet"/>
      </w:pPr>
      <w:r>
        <w:t>Grow your career in a culture that values engineering excellence, ownership, and continuous learning.</w:t>
      </w:r>
    </w:p>
    <w:p w14:paraId="34610984" w14:textId="77777777" w:rsidR="00C967FF" w:rsidRDefault="003B02DE">
      <w:pPr>
        <w:pStyle w:val="Heading1"/>
      </w:pPr>
      <w:r>
        <w:lastRenderedPageBreak/>
        <w:t>Key Responsibilities</w:t>
      </w:r>
    </w:p>
    <w:p w14:paraId="09B6D257" w14:textId="77777777" w:rsidR="00C967FF" w:rsidRDefault="003B02DE">
      <w:pPr>
        <w:pStyle w:val="Heading2"/>
      </w:pPr>
      <w:r>
        <w:t>Technical Leadership</w:t>
      </w:r>
    </w:p>
    <w:p w14:paraId="45B00EB9" w14:textId="77777777" w:rsidR="00C967FF" w:rsidRDefault="003B02DE">
      <w:pPr>
        <w:pStyle w:val="ListBullet"/>
      </w:pPr>
      <w:r>
        <w:t>Remain hands-on (20-30%): contribute through coding, architecture reviews, pull-request reviews, debugging, and prototyping.</w:t>
      </w:r>
    </w:p>
    <w:p w14:paraId="0E31B51D" w14:textId="77777777" w:rsidR="00C967FF" w:rsidRDefault="003B02DE">
      <w:pPr>
        <w:pStyle w:val="ListBullet"/>
      </w:pPr>
      <w:r>
        <w:t>Own engineering excellence: architecture quality, coding standards, cloud-native development, secure software, observability, and software craftsmanship.</w:t>
      </w:r>
    </w:p>
    <w:p w14:paraId="23FDCE36" w14:textId="714F687C" w:rsidR="00C967FF" w:rsidRDefault="003B02DE">
      <w:pPr>
        <w:pStyle w:val="ListBullet"/>
      </w:pPr>
      <w:r>
        <w:t>Drive technology decisions across the stack:</w:t>
      </w:r>
      <w:r w:rsidR="00243ADF">
        <w:t xml:space="preserve"> </w:t>
      </w:r>
      <w:r>
        <w:t>.NET</w:t>
      </w:r>
      <w:r>
        <w:t>, C#, React, TypeScript, Azure, Kubernetes, Docker, SQL Server, NoSQL, REST APIs, OPC UA, MQTT, event-driven architecture, and microservices.</w:t>
      </w:r>
    </w:p>
    <w:p w14:paraId="5ADCBBB1" w14:textId="4EE77CCA" w:rsidR="00C967FF" w:rsidRDefault="003B02DE">
      <w:pPr>
        <w:pStyle w:val="ListBullet"/>
      </w:pPr>
      <w:r>
        <w:t xml:space="preserve">Collaborate with </w:t>
      </w:r>
      <w:r>
        <w:t xml:space="preserve">Architect on </w:t>
      </w:r>
      <w:r>
        <w:t>platform decisions including extensibility models, plugin contracts, state management, performance optimization, and design system alignment.</w:t>
      </w:r>
    </w:p>
    <w:p w14:paraId="6119597A" w14:textId="77777777" w:rsidR="00C967FF" w:rsidRDefault="003B02DE">
      <w:pPr>
        <w:pStyle w:val="ListBullet"/>
      </w:pPr>
      <w:r>
        <w:t>Partner with Principal Engineers on backend architecture, integration patterns, data/time-series pipelines, observability, and reliability engineering.</w:t>
      </w:r>
    </w:p>
    <w:p w14:paraId="248A97E8" w14:textId="77777777" w:rsidR="00C967FF" w:rsidRDefault="003B02DE">
      <w:pPr>
        <w:pStyle w:val="ListBullet"/>
      </w:pPr>
      <w:r>
        <w:t>Ensure security-by-design practices are followed: secure coding standards, static/dynamic analysis, dependency vulnerability scanning, authentication/authorization patterns, and secure deployment pipelines.</w:t>
      </w:r>
    </w:p>
    <w:p w14:paraId="73F2590C" w14:textId="77777777" w:rsidR="00C967FF" w:rsidRDefault="003B02DE">
      <w:pPr>
        <w:pStyle w:val="ListBullet"/>
      </w:pPr>
      <w:r>
        <w:t>Evaluate and adopt modern tooling, frameworks, and patterns; avoid technology stagnation.</w:t>
      </w:r>
    </w:p>
    <w:p w14:paraId="334F2349" w14:textId="77777777" w:rsidR="00C967FF" w:rsidRDefault="003B02DE">
      <w:pPr>
        <w:pStyle w:val="Heading2"/>
      </w:pPr>
      <w:r>
        <w:t>Engineering Leadership</w:t>
      </w:r>
    </w:p>
    <w:p w14:paraId="7E098002" w14:textId="55B2FF01" w:rsidR="00C967FF" w:rsidRDefault="003B02DE">
      <w:pPr>
        <w:pStyle w:val="ListBullet"/>
      </w:pPr>
      <w:r>
        <w:t xml:space="preserve">Lead, coach, and grow an engineering team of </w:t>
      </w:r>
      <w:r w:rsidR="00FD5091">
        <w:t xml:space="preserve">software </w:t>
      </w:r>
      <w:r>
        <w:t>engineers including senior and principal-level individual contributors.</w:t>
      </w:r>
    </w:p>
    <w:p w14:paraId="4D80BA6C" w14:textId="77777777" w:rsidR="00C967FF" w:rsidRDefault="003B02DE">
      <w:pPr>
        <w:pStyle w:val="ListBullet"/>
      </w:pPr>
      <w:r>
        <w:t>Set clear expectations for technical ownership: each engineer should demonstrate "tech owner" scope, end-to-end delivery accountability, and hands-on coding.</w:t>
      </w:r>
    </w:p>
    <w:p w14:paraId="5E7C9813" w14:textId="77777777" w:rsidR="00C967FF" w:rsidRDefault="003B02DE">
      <w:pPr>
        <w:pStyle w:val="ListBullet"/>
      </w:pPr>
      <w:r>
        <w:t>Conduct design reviews, enforce quality gates, and raise the engineering bar across the team.</w:t>
      </w:r>
    </w:p>
    <w:p w14:paraId="6CE2FEBF" w14:textId="77777777" w:rsidR="00C967FF" w:rsidRDefault="003B02DE">
      <w:pPr>
        <w:pStyle w:val="ListBullet"/>
      </w:pPr>
      <w:r>
        <w:t>Mentor engineers on full-stack fluency, modern backend depth, cloud-native delivery, testing discipline, and performance/scalability thinking.</w:t>
      </w:r>
    </w:p>
    <w:p w14:paraId="5B53CA2A" w14:textId="77777777" w:rsidR="00C967FF" w:rsidRDefault="003B02DE">
      <w:pPr>
        <w:pStyle w:val="ListBullet"/>
      </w:pPr>
      <w:r>
        <w:t>Drive career development, provide continuous feedback, and build a high-performance engineering culture.</w:t>
      </w:r>
    </w:p>
    <w:p w14:paraId="387F92F0" w14:textId="77777777" w:rsidR="00C967FF" w:rsidRDefault="003B02DE">
      <w:pPr>
        <w:pStyle w:val="ListBullet"/>
      </w:pPr>
      <w:r>
        <w:t>Foster cross-team collaboration with architects, product managers, QA, DevOps, and security teams.</w:t>
      </w:r>
    </w:p>
    <w:p w14:paraId="1134C753" w14:textId="77777777" w:rsidR="00C967FF" w:rsidRDefault="003B02DE">
      <w:pPr>
        <w:pStyle w:val="Heading2"/>
      </w:pPr>
      <w:r>
        <w:t>Delivery Leadership</w:t>
      </w:r>
    </w:p>
    <w:p w14:paraId="30CF6F3B" w14:textId="77777777" w:rsidR="00C967FF" w:rsidRDefault="003B02DE">
      <w:pPr>
        <w:pStyle w:val="ListBullet"/>
      </w:pPr>
      <w:r>
        <w:t>Partner with Technical Product Managers for estimation, decomposition, sprint planning, PI planning, forecasting, dependency management, release planning, delivery tracking, and risk management.</w:t>
      </w:r>
    </w:p>
    <w:p w14:paraId="20EAE721" w14:textId="77777777" w:rsidR="00C967FF" w:rsidRDefault="003B02DE">
      <w:pPr>
        <w:pStyle w:val="ListBullet"/>
      </w:pPr>
      <w:r>
        <w:t>Ensure alignment between engineering execution and product roadmap: understand customer problems, product strategy, roadmap trade-offs, and value delivery.</w:t>
      </w:r>
    </w:p>
    <w:p w14:paraId="6EB19568" w14:textId="77777777" w:rsidR="00C967FF" w:rsidRDefault="003B02DE">
      <w:pPr>
        <w:pStyle w:val="ListBullet"/>
      </w:pPr>
      <w:r>
        <w:t>Work closely with Quality Engineering on automation strategy, testing methodologies, release readiness, non-functional testing, and performance/security testing.</w:t>
      </w:r>
    </w:p>
    <w:p w14:paraId="2DBDAE5E" w14:textId="77777777" w:rsidR="00C967FF" w:rsidRDefault="003B02DE">
      <w:pPr>
        <w:pStyle w:val="ListBullet"/>
      </w:pPr>
      <w:r>
        <w:t>Drive improvements in SDLC, CI/CD, DevSecOps, release engineering, documentation quality, developer experience, and technical debt reduction.</w:t>
      </w:r>
    </w:p>
    <w:p w14:paraId="60D72217" w14:textId="77777777" w:rsidR="00C967FF" w:rsidRDefault="003B02DE">
      <w:pPr>
        <w:pStyle w:val="ListBullet"/>
      </w:pPr>
      <w:r>
        <w:t>Own engineering KPIs: predictability, release quality, code quality, deployment frequency, lead time, MTTR, and engineering productivity.</w:t>
      </w:r>
    </w:p>
    <w:p w14:paraId="3843B34F" w14:textId="77777777" w:rsidR="00C967FF" w:rsidRDefault="003B02DE">
      <w:pPr>
        <w:pStyle w:val="Heading2"/>
      </w:pPr>
      <w:r>
        <w:t>AI &amp; Engineering Productivity</w:t>
      </w:r>
    </w:p>
    <w:p w14:paraId="1842A735" w14:textId="77777777" w:rsidR="00C967FF" w:rsidRDefault="003B02DE">
      <w:pPr>
        <w:pStyle w:val="ListBullet"/>
      </w:pPr>
      <w:r>
        <w:t>Champion AI-enabled engineering: GitHub Copilot, AI-assisted code reviews, testing, documentation, debugging, and responsible AI governance.</w:t>
      </w:r>
    </w:p>
    <w:p w14:paraId="501556FF" w14:textId="77777777" w:rsidR="00C967FF" w:rsidRDefault="003B02DE">
      <w:pPr>
        <w:pStyle w:val="ListBullet"/>
      </w:pPr>
      <w:r>
        <w:t>Identify and implement opportunities where AI accelerates development velocity, quality, and developer experience.</w:t>
      </w:r>
    </w:p>
    <w:p w14:paraId="5DB75E0F" w14:textId="77777777" w:rsidR="00C967FF" w:rsidRDefault="003B02DE">
      <w:pPr>
        <w:pStyle w:val="ListBullet"/>
      </w:pPr>
      <w:r>
        <w:lastRenderedPageBreak/>
        <w:t>Establish guardrails for responsible AI usage in engineering workflows.</w:t>
      </w:r>
    </w:p>
    <w:p w14:paraId="5EA05517" w14:textId="77777777" w:rsidR="00C967FF" w:rsidRDefault="003B02DE">
      <w:pPr>
        <w:pStyle w:val="Heading1"/>
      </w:pPr>
      <w:r>
        <w:t>Engineering Maturity Expectations</w:t>
      </w:r>
    </w:p>
    <w:p w14:paraId="47ED45EC" w14:textId="77777777" w:rsidR="00C967FF" w:rsidRDefault="003B02DE">
      <w:r>
        <w:t>Drive continuous improvement across the following maturity dimensions:</w:t>
      </w:r>
    </w:p>
    <w:p w14:paraId="74A03E28" w14:textId="77777777" w:rsidR="00C967FF" w:rsidRDefault="003B02DE">
      <w:pPr>
        <w:pStyle w:val="ListBullet"/>
      </w:pPr>
      <w:r>
        <w:t>Engineering Excellence - Code quality, craftsmanship, peer reviews, static analysis, and consistent standards.</w:t>
      </w:r>
    </w:p>
    <w:p w14:paraId="427D730D" w14:textId="77777777" w:rsidR="00C967FF" w:rsidRDefault="003B02DE">
      <w:pPr>
        <w:pStyle w:val="ListBullet"/>
      </w:pPr>
      <w:r>
        <w:t>Delivery Excellence - Predictable execution, sprint health, release cadence, and minimal escaped defects.</w:t>
      </w:r>
    </w:p>
    <w:p w14:paraId="61B39090" w14:textId="77777777" w:rsidR="00C967FF" w:rsidRDefault="003B02DE">
      <w:pPr>
        <w:pStyle w:val="ListBullet"/>
      </w:pPr>
      <w:r>
        <w:t>Architecture Excellence - Modularity, extensibility, API-first design, platform thinking, and evolutionary architecture.</w:t>
      </w:r>
    </w:p>
    <w:p w14:paraId="40BDD228" w14:textId="77777777" w:rsidR="00C967FF" w:rsidRDefault="003B02DE">
      <w:pPr>
        <w:pStyle w:val="ListBullet"/>
      </w:pPr>
      <w:r>
        <w:t>Operational Excellence - Production readiness, observability, incident response, SLOs, and postmortems.</w:t>
      </w:r>
    </w:p>
    <w:p w14:paraId="4D342D4F" w14:textId="77777777" w:rsidR="00C967FF" w:rsidRDefault="003B02DE">
      <w:pPr>
        <w:pStyle w:val="ListBullet"/>
      </w:pPr>
      <w:r>
        <w:t>AI-enabled Engineering - Adoption of AI tools, measurable productivity gains, and governance.</w:t>
      </w:r>
    </w:p>
    <w:p w14:paraId="65BB154D" w14:textId="77777777" w:rsidR="00C967FF" w:rsidRDefault="003B02DE">
      <w:pPr>
        <w:pStyle w:val="ListBullet"/>
      </w:pPr>
      <w:r>
        <w:t>Developer Experience (DevEx) - Fast feedback loops, frictionless CI/CD, clear documentation, and ergonomic tooling.</w:t>
      </w:r>
    </w:p>
    <w:p w14:paraId="552D1080" w14:textId="77777777" w:rsidR="00C967FF" w:rsidRDefault="003B02DE">
      <w:pPr>
        <w:pStyle w:val="ListBullet"/>
      </w:pPr>
      <w:r>
        <w:t>Engineering Culture - Psychological safety, ownership mindset, continuous learning, and knowledge sharing.</w:t>
      </w:r>
    </w:p>
    <w:p w14:paraId="3CDEDD0F" w14:textId="77777777" w:rsidR="00C967FF" w:rsidRDefault="003B02DE">
      <w:pPr>
        <w:pStyle w:val="ListBullet"/>
      </w:pPr>
      <w:r>
        <w:t>Technical Risk Management - Tech debt visibility, dependency hygiene, and proactive mitigation.</w:t>
      </w:r>
    </w:p>
    <w:p w14:paraId="4CD36B21" w14:textId="77777777" w:rsidR="00C967FF" w:rsidRDefault="003B02DE">
      <w:pPr>
        <w:pStyle w:val="ListBullet"/>
      </w:pPr>
      <w:r>
        <w:t>Platform Thinking - Reusable services, shared libraries, and cross-team standards aligned with extensible plugin architectures.</w:t>
      </w:r>
    </w:p>
    <w:p w14:paraId="65C1B34B" w14:textId="74F78C84" w:rsidR="00C967FF" w:rsidDel="006A230E" w:rsidRDefault="003B02DE">
      <w:pPr>
        <w:pStyle w:val="ListBullet"/>
        <w:rPr>
          <w:del w:id="0" w:author="Sripathy Rao" w:date="2026-07-22T10:58:00Z" w16du:dateUtc="2026-07-22T05:28:00Z"/>
        </w:rPr>
      </w:pPr>
      <w:r>
        <w:t>Security by Design - Secure coding practices, vulnerability management, security testing in CI/CD, and awareness of compliance requirements relevant to industrial software.</w:t>
      </w:r>
    </w:p>
    <w:p w14:paraId="53082A13" w14:textId="674C0FAC" w:rsidR="00C967FF" w:rsidDel="006A230E" w:rsidRDefault="003B02DE">
      <w:pPr>
        <w:pStyle w:val="Heading1"/>
        <w:rPr>
          <w:del w:id="1" w:author="Sripathy Rao" w:date="2026-07-22T10:58:00Z" w16du:dateUtc="2026-07-22T05:28:00Z"/>
        </w:rPr>
      </w:pPr>
      <w:del w:id="2" w:author="Sripathy Rao" w:date="2026-07-22T10:58:00Z" w16du:dateUtc="2026-07-22T05:28:00Z">
        <w:r w:rsidDel="006A230E">
          <w:delText>Collaboration &amp; Cross-functional Leadership</w:delText>
        </w:r>
      </w:del>
    </w:p>
    <w:p w14:paraId="7B42EEF8" w14:textId="29190CE4" w:rsidR="00C967FF" w:rsidDel="006A230E" w:rsidRDefault="003B02DE">
      <w:pPr>
        <w:pStyle w:val="ListBullet"/>
        <w:rPr>
          <w:del w:id="3" w:author="Sripathy Rao" w:date="2026-07-22T10:58:00Z" w16du:dateUtc="2026-07-22T05:28:00Z"/>
        </w:rPr>
      </w:pPr>
      <w:del w:id="4" w:author="Sripathy Rao" w:date="2026-07-22T10:58:00Z" w16du:dateUtc="2026-07-22T05:28:00Z">
        <w:r w:rsidDel="006A230E">
          <w:delText>Operate as a peer partner to Technical Product Managers: engage in discussions on customer problems, product strategy, roadmap trade-offs, technical feasibility, and long-term platform evolution.</w:delText>
        </w:r>
      </w:del>
    </w:p>
    <w:p w14:paraId="51D698A7" w14:textId="2B1D2005" w:rsidR="00C967FF" w:rsidDel="006A230E" w:rsidRDefault="003B02DE">
      <w:pPr>
        <w:pStyle w:val="ListBullet"/>
        <w:rPr>
          <w:del w:id="5" w:author="Sripathy Rao" w:date="2026-07-22T10:58:00Z" w16du:dateUtc="2026-07-22T05:28:00Z"/>
        </w:rPr>
      </w:pPr>
      <w:del w:id="6" w:author="Sripathy Rao" w:date="2026-07-22T10:58:00Z" w16du:dateUtc="2026-07-22T05:28:00Z">
        <w:r w:rsidDel="006A230E">
          <w:delText>Collaborate with Senior UI Architects on front-end architecture decisions, UX interaction patterns, performance at scale, and testing strategy for complex canvas/builder applications.</w:delText>
        </w:r>
      </w:del>
    </w:p>
    <w:p w14:paraId="30AB228C" w14:textId="2D2B40A3" w:rsidR="00C967FF" w:rsidDel="006A230E" w:rsidRDefault="003B02DE">
      <w:pPr>
        <w:pStyle w:val="ListBullet"/>
        <w:rPr>
          <w:del w:id="7" w:author="Sripathy Rao" w:date="2026-07-22T10:58:00Z" w16du:dateUtc="2026-07-22T05:28:00Z"/>
        </w:rPr>
      </w:pPr>
      <w:del w:id="8" w:author="Sripathy Rao" w:date="2026-07-22T10:58:00Z" w16du:dateUtc="2026-07-22T05:28:00Z">
        <w:r w:rsidDel="006A230E">
          <w:delText>Manage and develop Principal Engineers who own technical areas end-to-end: ensure they maintain hands-on coding, drive architecture decisions, and mentor others.</w:delText>
        </w:r>
      </w:del>
    </w:p>
    <w:p w14:paraId="30593392" w14:textId="23CC479B" w:rsidR="00C967FF" w:rsidDel="006A230E" w:rsidRDefault="003B02DE">
      <w:pPr>
        <w:pStyle w:val="ListBullet"/>
        <w:rPr>
          <w:del w:id="9" w:author="Sripathy Rao" w:date="2026-07-22T10:58:00Z" w16du:dateUtc="2026-07-22T05:28:00Z"/>
        </w:rPr>
      </w:pPr>
      <w:del w:id="10" w:author="Sripathy Rao" w:date="2026-07-22T10:58:00Z" w16du:dateUtc="2026-07-22T05:28:00Z">
        <w:r w:rsidDel="006A230E">
          <w:delText>Coordinate with security teams to ensure engineering processes incorporate security checks, code scanning, and secure release practices without requiring deep domain expertise in cybersecurity.</w:delText>
        </w:r>
      </w:del>
    </w:p>
    <w:p w14:paraId="691C324A" w14:textId="35E092E5" w:rsidR="00C967FF" w:rsidDel="006A230E" w:rsidRDefault="003B02DE">
      <w:pPr>
        <w:pStyle w:val="ListBullet"/>
        <w:rPr>
          <w:del w:id="11" w:author="Sripathy Rao" w:date="2026-07-22T10:58:00Z" w16du:dateUtc="2026-07-22T05:28:00Z"/>
        </w:rPr>
      </w:pPr>
      <w:del w:id="12" w:author="Sripathy Rao" w:date="2026-07-22T10:58:00Z" w16du:dateUtc="2026-07-22T05:28:00Z">
        <w:r w:rsidDel="006A230E">
          <w:delText>Coordinate with Release Management, QA, DevOps, and cross-functional stakeholders to ensure timely, high-quality releases.</w:delText>
        </w:r>
      </w:del>
    </w:p>
    <w:p w14:paraId="79C2414F" w14:textId="03701A36" w:rsidR="00C967FF" w:rsidRDefault="003B02DE">
      <w:pPr>
        <w:pStyle w:val="ListBullet"/>
      </w:pPr>
      <w:del w:id="13" w:author="Sripathy Rao" w:date="2026-07-22T10:58:00Z" w16du:dateUtc="2026-07-22T05:28:00Z">
        <w:r w:rsidDel="006A230E">
          <w:delText>Influence broadly across engineering and business teams; handle escalations, dependency management, and decision-making across organizational boundaries.</w:delText>
        </w:r>
      </w:del>
    </w:p>
    <w:p w14:paraId="2C505A47" w14:textId="77777777" w:rsidR="00C967FF" w:rsidRDefault="003B02DE">
      <w:pPr>
        <w:pStyle w:val="Heading1"/>
      </w:pPr>
      <w:r>
        <w:t>Required Qualifications</w:t>
      </w:r>
    </w:p>
    <w:p w14:paraId="21A422E5" w14:textId="77777777" w:rsidR="00C967FF" w:rsidRDefault="003B02DE">
      <w:pPr>
        <w:pStyle w:val="ListBullet"/>
      </w:pPr>
      <w:r>
        <w:t>1</w:t>
      </w:r>
      <w:r>
        <w:t>2-15 years of professional software engineering experience with strong hands-on coding background.</w:t>
      </w:r>
    </w:p>
    <w:p w14:paraId="30DB8183" w14:textId="6EB01E5B" w:rsidR="00C967FF" w:rsidRDefault="003B02DE">
      <w:pPr>
        <w:pStyle w:val="ListBullet"/>
      </w:pPr>
      <w:r>
        <w:t xml:space="preserve">Minimum 5 years managing or leading </w:t>
      </w:r>
      <w:ins w:id="14" w:author="Sripathy Rao" w:date="2026-07-22T10:58:00Z" w16du:dateUtc="2026-07-22T05:28:00Z">
        <w:r w:rsidR="006A230E">
          <w:t xml:space="preserve">software </w:t>
        </w:r>
      </w:ins>
      <w:r>
        <w:t>engineering teams</w:t>
      </w:r>
      <w:del w:id="15" w:author="Sripathy Rao" w:date="2026-07-22T10:58:00Z" w16du:dateUtc="2026-07-22T05:28:00Z">
        <w:r w:rsidDel="006A230E">
          <w:delText xml:space="preserve"> (8+ engineers)</w:delText>
        </w:r>
      </w:del>
      <w:r>
        <w:t>.</w:t>
      </w:r>
    </w:p>
    <w:p w14:paraId="70043BA7" w14:textId="77777777" w:rsidR="00C967FF" w:rsidRDefault="003B02DE">
      <w:pPr>
        <w:pStyle w:val="ListBullet"/>
      </w:pPr>
      <w:r>
        <w:t>Deep expertise in at least one modern backend stack (.NET/C#, Java, or equivalent) and familiarity with front-end technologies (React/TypeScript preferred).</w:t>
      </w:r>
    </w:p>
    <w:p w14:paraId="6D71774B" w14:textId="6D468412" w:rsidR="00C967FF" w:rsidRDefault="003B02DE">
      <w:pPr>
        <w:pStyle w:val="ListBullet"/>
      </w:pPr>
      <w:r>
        <w:t>Strong experience with cloud-native development: Azure</w:t>
      </w:r>
      <w:del w:id="16" w:author="Sripathy Rao" w:date="2026-07-22T10:59:00Z" w16du:dateUtc="2026-07-22T05:29:00Z">
        <w:r w:rsidDel="00C37C3C">
          <w:delText xml:space="preserve"> or AWS</w:delText>
        </w:r>
      </w:del>
      <w:r>
        <w:t>, Kubernetes, Docker, microservices, and distributed systems.</w:t>
      </w:r>
    </w:p>
    <w:p w14:paraId="34FA5B3A" w14:textId="77777777" w:rsidR="00C967FF" w:rsidRDefault="003B02DE">
      <w:pPr>
        <w:pStyle w:val="ListBullet"/>
      </w:pPr>
      <w:r>
        <w:t>Proven delivery track record: shipped production software with operational ownership.</w:t>
      </w:r>
    </w:p>
    <w:p w14:paraId="038A97F7" w14:textId="77777777" w:rsidR="00C967FF" w:rsidRDefault="003B02DE">
      <w:pPr>
        <w:pStyle w:val="ListBullet"/>
      </w:pPr>
      <w:r>
        <w:t>Experience with CI/CD, DevSecOps, automated testing, and release engineering.</w:t>
      </w:r>
    </w:p>
    <w:p w14:paraId="76F494AD" w14:textId="77777777" w:rsidR="00C967FF" w:rsidRDefault="003B02DE">
      <w:pPr>
        <w:pStyle w:val="ListBullet"/>
      </w:pPr>
      <w:r>
        <w:t>Strong understanding of software architecture: API design, event-driven patterns, integration, scalability, and reliability.</w:t>
      </w:r>
    </w:p>
    <w:p w14:paraId="1FF8A8A9" w14:textId="2F8EC409" w:rsidR="00C967FF" w:rsidRDefault="003B02DE">
      <w:pPr>
        <w:pStyle w:val="ListBullet"/>
      </w:pPr>
      <w:r>
        <w:t>Awareness of software security engineering practices: secure coding, dependency scanning</w:t>
      </w:r>
      <w:del w:id="17" w:author="Sripathy Rao" w:date="2026-07-22T10:59:00Z" w16du:dateUtc="2026-07-22T05:29:00Z">
        <w:r w:rsidDel="00F86B39">
          <w:delText xml:space="preserve">, </w:delText>
        </w:r>
        <w:r w:rsidDel="00F86B39">
          <w:delText>SAST/DAST, authentication/authorization patterns</w:delText>
        </w:r>
      </w:del>
      <w:r>
        <w:t>, and secure deployment.</w:t>
      </w:r>
    </w:p>
    <w:p w14:paraId="216B1FF5" w14:textId="77777777" w:rsidR="00C967FF" w:rsidRDefault="003B02DE">
      <w:pPr>
        <w:pStyle w:val="ListBullet"/>
      </w:pPr>
      <w:r>
        <w:t>Excellent communication, stakeholder management, and cross-functional collaboration skills.</w:t>
      </w:r>
    </w:p>
    <w:p w14:paraId="25B5B533" w14:textId="77777777" w:rsidR="00C967FF" w:rsidRDefault="003B02DE">
      <w:pPr>
        <w:pStyle w:val="ListBullet"/>
      </w:pPr>
      <w:r>
        <w:t>Bachelor's or Master's degree in Computer Science, Engineering, or equivalent.</w:t>
      </w:r>
    </w:p>
    <w:p w14:paraId="46F52C09" w14:textId="77777777" w:rsidR="00C967FF" w:rsidRDefault="003B02DE">
      <w:pPr>
        <w:pStyle w:val="Heading1"/>
      </w:pPr>
      <w:r>
        <w:t>Preferred Qualifications</w:t>
      </w:r>
    </w:p>
    <w:p w14:paraId="46A72C30" w14:textId="77777777" w:rsidR="00C967FF" w:rsidRDefault="003B02DE">
      <w:pPr>
        <w:pStyle w:val="ListBullet"/>
      </w:pPr>
      <w:r>
        <w:t>Industrial software experience: MES, APS, MOM, SCADA, or Industrial Automation.</w:t>
      </w:r>
    </w:p>
    <w:p w14:paraId="1656FBE4" w14:textId="77777777" w:rsidR="00C967FF" w:rsidRDefault="003B02DE">
      <w:pPr>
        <w:pStyle w:val="ListBullet"/>
      </w:pPr>
      <w:r>
        <w:t>Familiarity with OPC UA, MQTT, time-series data, and industrial IoT/edge computing.</w:t>
      </w:r>
    </w:p>
    <w:p w14:paraId="220A1420" w14:textId="77777777" w:rsidR="00C967FF" w:rsidRDefault="003B02DE">
      <w:pPr>
        <w:pStyle w:val="ListBullet"/>
      </w:pPr>
      <w:r>
        <w:t>Experience leading teams that build extensible/plugin-based platforms.</w:t>
      </w:r>
    </w:p>
    <w:p w14:paraId="77B2CF3C" w14:textId="77777777" w:rsidR="00C967FF" w:rsidRDefault="003B02DE">
      <w:pPr>
        <w:pStyle w:val="ListBullet"/>
      </w:pPr>
      <w:r>
        <w:t>Experience integrating security processes into engineering workflows (secure SDLC, security gates in CI/CD).</w:t>
      </w:r>
    </w:p>
    <w:p w14:paraId="21C5392B" w14:textId="77777777" w:rsidR="00C967FF" w:rsidRDefault="003B02DE">
      <w:pPr>
        <w:pStyle w:val="ListBullet"/>
      </w:pPr>
      <w:r>
        <w:t>Experience with AI/ML integration in enterprise products.</w:t>
      </w:r>
    </w:p>
    <w:p w14:paraId="262EF094" w14:textId="77777777" w:rsidR="00C967FF" w:rsidRDefault="003B02DE">
      <w:pPr>
        <w:pStyle w:val="ListBullet"/>
      </w:pPr>
      <w:r>
        <w:t>SAFe, Agile, or Lean portfolio management experience.</w:t>
      </w:r>
    </w:p>
    <w:p w14:paraId="71D01BF4" w14:textId="77777777" w:rsidR="00C967FF" w:rsidRDefault="003B02DE">
      <w:pPr>
        <w:pStyle w:val="ListBullet"/>
      </w:pPr>
      <w:r>
        <w:t>Track record of engineering culture transformation or DevEx improvement initiatives.</w:t>
      </w:r>
    </w:p>
    <w:p w14:paraId="57CD56B3" w14:textId="45BAA464" w:rsidR="00C967FF" w:rsidDel="009C3E17" w:rsidRDefault="003B02DE">
      <w:pPr>
        <w:pStyle w:val="Heading1"/>
        <w:rPr>
          <w:del w:id="18" w:author="Sripathy Rao" w:date="2026-07-22T11:00:00Z" w16du:dateUtc="2026-07-22T05:30:00Z"/>
        </w:rPr>
      </w:pPr>
      <w:del w:id="19" w:author="Sripathy Rao" w:date="2026-07-22T11:00:00Z" w16du:dateUtc="2026-07-22T05:30:00Z">
        <w:r w:rsidDel="009C3E17">
          <w:lastRenderedPageBreak/>
          <w:delText>Leadership Competencies</w:delText>
        </w:r>
      </w:del>
    </w:p>
    <w:p w14:paraId="7B8402FD" w14:textId="7BF4AC67" w:rsidR="00C967FF" w:rsidDel="009C3E17" w:rsidRDefault="003B02DE">
      <w:pPr>
        <w:pStyle w:val="ListBullet"/>
        <w:rPr>
          <w:del w:id="20" w:author="Sripathy Rao" w:date="2026-07-22T11:00:00Z" w16du:dateUtc="2026-07-22T05:30:00Z"/>
        </w:rPr>
      </w:pPr>
      <w:del w:id="21" w:author="Sripathy Rao" w:date="2026-07-22T11:00:00Z" w16du:dateUtc="2026-07-22T05:30:00Z">
        <w:r w:rsidDel="009C3E17">
          <w:delText>Engineering Excellence: Relentless focus on quality, standards, and craftsmanship.</w:delText>
        </w:r>
      </w:del>
    </w:p>
    <w:p w14:paraId="1273AEAE" w14:textId="7671AB49" w:rsidR="00C967FF" w:rsidDel="009C3E17" w:rsidRDefault="003B02DE">
      <w:pPr>
        <w:pStyle w:val="ListBullet"/>
        <w:rPr>
          <w:del w:id="22" w:author="Sripathy Rao" w:date="2026-07-22T11:00:00Z" w16du:dateUtc="2026-07-22T05:30:00Z"/>
        </w:rPr>
      </w:pPr>
      <w:del w:id="23" w:author="Sripathy Rao" w:date="2026-07-22T11:00:00Z" w16du:dateUtc="2026-07-22T05:30:00Z">
        <w:r w:rsidDel="009C3E17">
          <w:delText>Ownership: End-to-end accountability for team outcomes, not just task completion.</w:delText>
        </w:r>
      </w:del>
    </w:p>
    <w:p w14:paraId="7B010BF8" w14:textId="7E2752E7" w:rsidR="00C967FF" w:rsidDel="009C3E17" w:rsidRDefault="003B02DE">
      <w:pPr>
        <w:pStyle w:val="ListBullet"/>
        <w:rPr>
          <w:del w:id="24" w:author="Sripathy Rao" w:date="2026-07-22T11:00:00Z" w16du:dateUtc="2026-07-22T05:30:00Z"/>
        </w:rPr>
      </w:pPr>
      <w:del w:id="25" w:author="Sripathy Rao" w:date="2026-07-22T11:00:00Z" w16du:dateUtc="2026-07-22T05:30:00Z">
        <w:r w:rsidDel="009C3E17">
          <w:delText>Bias for Action: Move decisively; unblock the team; reduce waste.</w:delText>
        </w:r>
      </w:del>
    </w:p>
    <w:p w14:paraId="72352339" w14:textId="4CC5D22F" w:rsidR="00C967FF" w:rsidDel="009C3E17" w:rsidRDefault="003B02DE">
      <w:pPr>
        <w:pStyle w:val="ListBullet"/>
        <w:rPr>
          <w:del w:id="26" w:author="Sripathy Rao" w:date="2026-07-22T11:00:00Z" w16du:dateUtc="2026-07-22T05:30:00Z"/>
        </w:rPr>
      </w:pPr>
      <w:del w:id="27" w:author="Sripathy Rao" w:date="2026-07-22T11:00:00Z" w16du:dateUtc="2026-07-22T05:30:00Z">
        <w:r w:rsidDel="009C3E17">
          <w:delText>Innovation: Encourage experimentation; adopt new technologies pragmatically.</w:delText>
        </w:r>
      </w:del>
    </w:p>
    <w:p w14:paraId="7B9544C1" w14:textId="672A7257" w:rsidR="00C967FF" w:rsidDel="009C3E17" w:rsidRDefault="003B02DE">
      <w:pPr>
        <w:pStyle w:val="ListBullet"/>
        <w:rPr>
          <w:del w:id="28" w:author="Sripathy Rao" w:date="2026-07-22T11:00:00Z" w16du:dateUtc="2026-07-22T05:30:00Z"/>
        </w:rPr>
      </w:pPr>
      <w:del w:id="29" w:author="Sripathy Rao" w:date="2026-07-22T11:00:00Z" w16du:dateUtc="2026-07-22T05:30:00Z">
        <w:r w:rsidDel="009C3E17">
          <w:delText>Continuous Learning: Stay current; grow yourself and your team.</w:delText>
        </w:r>
      </w:del>
    </w:p>
    <w:p w14:paraId="287B947B" w14:textId="33DF501B" w:rsidR="00C967FF" w:rsidDel="009C3E17" w:rsidRDefault="003B02DE">
      <w:pPr>
        <w:pStyle w:val="ListBullet"/>
        <w:rPr>
          <w:del w:id="30" w:author="Sripathy Rao" w:date="2026-07-22T11:00:00Z" w16du:dateUtc="2026-07-22T05:30:00Z"/>
        </w:rPr>
      </w:pPr>
      <w:del w:id="31" w:author="Sripathy Rao" w:date="2026-07-22T11:00:00Z" w16du:dateUtc="2026-07-22T05:30:00Z">
        <w:r w:rsidDel="009C3E17">
          <w:delText>Data-driven Decision Making: Use metrics, evidence, and feedback to guide choices.</w:delText>
        </w:r>
      </w:del>
    </w:p>
    <w:p w14:paraId="27FBE99C" w14:textId="3B730A0E" w:rsidR="00C967FF" w:rsidDel="009C3E17" w:rsidRDefault="003B02DE">
      <w:pPr>
        <w:pStyle w:val="ListBullet"/>
        <w:rPr>
          <w:del w:id="32" w:author="Sripathy Rao" w:date="2026-07-22T11:00:00Z" w16du:dateUtc="2026-07-22T05:30:00Z"/>
        </w:rPr>
      </w:pPr>
      <w:del w:id="33" w:author="Sripathy Rao" w:date="2026-07-22T11:00:00Z" w16du:dateUtc="2026-07-22T05:30:00Z">
        <w:r w:rsidDel="009C3E17">
          <w:delText>Customer Focus: Ensure engineering decisions align with customer value and business outcomes.</w:delText>
        </w:r>
      </w:del>
    </w:p>
    <w:p w14:paraId="063DBE9F" w14:textId="36CF55D6" w:rsidR="00C967FF" w:rsidDel="009C3E17" w:rsidRDefault="003B02DE">
      <w:pPr>
        <w:pStyle w:val="ListBullet"/>
        <w:rPr>
          <w:del w:id="34" w:author="Sripathy Rao" w:date="2026-07-22T11:00:00Z" w16du:dateUtc="2026-07-22T05:30:00Z"/>
        </w:rPr>
      </w:pPr>
      <w:del w:id="35" w:author="Sripathy Rao" w:date="2026-07-22T11:00:00Z" w16du:dateUtc="2026-07-22T05:30:00Z">
        <w:r w:rsidDel="009C3E17">
          <w:delText>Coaching &amp; Mentoring: Develop engineers into future tech leads and architects.</w:delText>
        </w:r>
      </w:del>
    </w:p>
    <w:p w14:paraId="09C68F0A" w14:textId="26D9503B" w:rsidR="00C967FF" w:rsidDel="009C3E17" w:rsidRDefault="003B02DE">
      <w:pPr>
        <w:pStyle w:val="ListBullet"/>
        <w:rPr>
          <w:del w:id="36" w:author="Sripathy Rao" w:date="2026-07-22T11:00:00Z" w16du:dateUtc="2026-07-22T05:30:00Z"/>
        </w:rPr>
      </w:pPr>
      <w:del w:id="37" w:author="Sripathy Rao" w:date="2026-07-22T11:00:00Z" w16du:dateUtc="2026-07-22T05:30:00Z">
        <w:r w:rsidDel="009C3E17">
          <w:delText>Integrity &amp; Accountability: Deliver on commitments; communicate transparently.</w:delText>
        </w:r>
      </w:del>
    </w:p>
    <w:p w14:paraId="216A2BBB" w14:textId="485C29B8" w:rsidR="00C967FF" w:rsidDel="009C3E17" w:rsidRDefault="003B02DE">
      <w:pPr>
        <w:pStyle w:val="ListBullet"/>
        <w:rPr>
          <w:del w:id="38" w:author="Sripathy Rao" w:date="2026-07-22T11:00:00Z" w16du:dateUtc="2026-07-22T05:30:00Z"/>
        </w:rPr>
      </w:pPr>
      <w:del w:id="39" w:author="Sripathy Rao" w:date="2026-07-22T11:00:00Z" w16du:dateUtc="2026-07-22T05:30:00Z">
        <w:r w:rsidDel="009C3E17">
          <w:delText>Collaboration: Build trust across teams; influence without authority.</w:delText>
        </w:r>
      </w:del>
    </w:p>
    <w:p w14:paraId="011C6826" w14:textId="6823D367" w:rsidR="00C967FF" w:rsidDel="009C3E17" w:rsidRDefault="003B02DE">
      <w:pPr>
        <w:pStyle w:val="ListBullet"/>
        <w:rPr>
          <w:del w:id="40" w:author="Sripathy Rao" w:date="2026-07-22T11:00:00Z" w16du:dateUtc="2026-07-22T05:30:00Z"/>
        </w:rPr>
      </w:pPr>
      <w:del w:id="41" w:author="Sripathy Rao" w:date="2026-07-22T11:00:00Z" w16du:dateUtc="2026-07-22T05:30:00Z">
        <w:r w:rsidDel="009C3E17">
          <w:delText>Pragmatism: Balance ideal with achievable; manage trade-offs explicitly.</w:delText>
        </w:r>
      </w:del>
    </w:p>
    <w:p w14:paraId="39D42AA9" w14:textId="4E3FC170" w:rsidR="00C967FF" w:rsidDel="009C3E17" w:rsidRDefault="003B02DE">
      <w:pPr>
        <w:pStyle w:val="ListBullet"/>
        <w:rPr>
          <w:del w:id="42" w:author="Sripathy Rao" w:date="2026-07-22T11:00:00Z" w16du:dateUtc="2026-07-22T05:30:00Z"/>
        </w:rPr>
      </w:pPr>
      <w:del w:id="43" w:author="Sripathy Rao" w:date="2026-07-22T11:00:00Z" w16du:dateUtc="2026-07-22T05:30:00Z">
        <w:r w:rsidDel="009C3E17">
          <w:delText>Operational Excellence: Own production health; drive reliability and resilience.</w:delText>
        </w:r>
      </w:del>
    </w:p>
    <w:p w14:paraId="1B75595C" w14:textId="5AF835AA" w:rsidR="00C967FF" w:rsidDel="009C3E17" w:rsidRDefault="003B02DE">
      <w:pPr>
        <w:pStyle w:val="Heading1"/>
        <w:rPr>
          <w:del w:id="44" w:author="Sripathy Rao" w:date="2026-07-22T11:00:00Z" w16du:dateUtc="2026-07-22T05:30:00Z"/>
        </w:rPr>
      </w:pPr>
      <w:del w:id="45" w:author="Sripathy Rao" w:date="2026-07-22T11:00:00Z" w16du:dateUtc="2026-07-22T05:30:00Z">
        <w:r w:rsidDel="009C3E17">
          <w:delText>Technical Competencies</w:delText>
        </w:r>
      </w:del>
    </w:p>
    <w:p w14:paraId="7FF1D3B1" w14:textId="5EFD07E8" w:rsidR="00C967FF" w:rsidDel="009C3E17" w:rsidRDefault="003B02DE">
      <w:pPr>
        <w:pStyle w:val="ListBullet"/>
        <w:rPr>
          <w:del w:id="46" w:author="Sripathy Rao" w:date="2026-07-22T11:00:00Z" w16du:dateUtc="2026-07-22T05:30:00Z"/>
        </w:rPr>
      </w:pPr>
      <w:del w:id="47" w:author="Sripathy Rao" w:date="2026-07-22T11:00:00Z" w16du:dateUtc="2026-07-22T05:30:00Z">
        <w:r w:rsidDel="009C3E17">
          <w:delText>Cloud-native architecture and distributed systems design.</w:delText>
        </w:r>
      </w:del>
    </w:p>
    <w:p w14:paraId="7B53331F" w14:textId="2D92634A" w:rsidR="00C967FF" w:rsidDel="009C3E17" w:rsidRDefault="003B02DE">
      <w:pPr>
        <w:pStyle w:val="ListBullet"/>
        <w:rPr>
          <w:del w:id="48" w:author="Sripathy Rao" w:date="2026-07-22T11:00:00Z" w16du:dateUtc="2026-07-22T05:30:00Z"/>
        </w:rPr>
      </w:pPr>
      <w:del w:id="49" w:author="Sripathy Rao" w:date="2026-07-22T11:00:00Z" w16du:dateUtc="2026-07-22T05:30:00Z">
        <w:r w:rsidDel="009C3E17">
          <w:delText>Modern backend development (.NET, C#, ASP.NET Core, REST APIs, event-driven architecture).</w:delText>
        </w:r>
      </w:del>
    </w:p>
    <w:p w14:paraId="41DD15D6" w14:textId="38257A05" w:rsidR="00C967FF" w:rsidDel="009C3E17" w:rsidRDefault="003B02DE">
      <w:pPr>
        <w:pStyle w:val="ListBullet"/>
        <w:rPr>
          <w:del w:id="50" w:author="Sripathy Rao" w:date="2026-07-22T11:00:00Z" w16du:dateUtc="2026-07-22T05:30:00Z"/>
        </w:rPr>
      </w:pPr>
      <w:del w:id="51" w:author="Sripathy Rao" w:date="2026-07-22T11:00:00Z" w16du:dateUtc="2026-07-22T05:30:00Z">
        <w:r w:rsidDel="009C3E17">
          <w:delText>Front-end platform awareness (React, TypeScript, state management, extensibility models).</w:delText>
        </w:r>
      </w:del>
    </w:p>
    <w:p w14:paraId="599B8A08" w14:textId="36FE43BA" w:rsidR="00C967FF" w:rsidDel="009C3E17" w:rsidRDefault="003B02DE">
      <w:pPr>
        <w:pStyle w:val="ListBullet"/>
        <w:rPr>
          <w:del w:id="52" w:author="Sripathy Rao" w:date="2026-07-22T11:00:00Z" w16du:dateUtc="2026-07-22T05:30:00Z"/>
        </w:rPr>
      </w:pPr>
      <w:del w:id="53" w:author="Sripathy Rao" w:date="2026-07-22T11:00:00Z" w16du:dateUtc="2026-07-22T05:30:00Z">
        <w:r w:rsidDel="009C3E17">
          <w:delText>DevOps, CI/CD pipelines, containerization, and infrastructure-as-code.</w:delText>
        </w:r>
      </w:del>
    </w:p>
    <w:p w14:paraId="3F0B4633" w14:textId="63FEFA44" w:rsidR="00C967FF" w:rsidDel="009C3E17" w:rsidRDefault="003B02DE">
      <w:pPr>
        <w:pStyle w:val="ListBullet"/>
        <w:rPr>
          <w:del w:id="54" w:author="Sripathy Rao" w:date="2026-07-22T11:00:00Z" w16du:dateUtc="2026-07-22T05:30:00Z"/>
        </w:rPr>
      </w:pPr>
      <w:del w:id="55" w:author="Sripathy Rao" w:date="2026-07-22T11:00:00Z" w16du:dateUtc="2026-07-22T05:30:00Z">
        <w:r w:rsidDel="009C3E17">
          <w:delText>Observability: logging, metrics, tracing, dashboards, and SLO management.</w:delText>
        </w:r>
      </w:del>
    </w:p>
    <w:p w14:paraId="2E90DE95" w14:textId="2952A90B" w:rsidR="00C967FF" w:rsidDel="009C3E17" w:rsidRDefault="003B02DE">
      <w:pPr>
        <w:pStyle w:val="ListBullet"/>
        <w:rPr>
          <w:del w:id="56" w:author="Sripathy Rao" w:date="2026-07-22T11:00:00Z" w16du:dateUtc="2026-07-22T05:30:00Z"/>
        </w:rPr>
      </w:pPr>
      <w:del w:id="57" w:author="Sripathy Rao" w:date="2026-07-22T11:00:00Z" w16du:dateUtc="2026-07-22T05:30:00Z">
        <w:r w:rsidDel="009C3E17">
          <w:delText>Software security awareness: secure coding, vulnerability scanning, authentication/authorization, and security testing integration.</w:delText>
        </w:r>
      </w:del>
    </w:p>
    <w:p w14:paraId="06B7BB9F" w14:textId="24F9C2CC" w:rsidR="00C967FF" w:rsidDel="009C3E17" w:rsidRDefault="003B02DE">
      <w:pPr>
        <w:pStyle w:val="ListBullet"/>
        <w:rPr>
          <w:del w:id="58" w:author="Sripathy Rao" w:date="2026-07-22T11:00:00Z" w16du:dateUtc="2026-07-22T05:30:00Z"/>
        </w:rPr>
      </w:pPr>
      <w:del w:id="59" w:author="Sripathy Rao" w:date="2026-07-22T11:00:00Z" w16du:dateUtc="2026-07-22T05:30:00Z">
        <w:r w:rsidDel="009C3E17">
          <w:delText>Testing: unit, integration, contract, E2E, performance, and security testing strategies.</w:delText>
        </w:r>
      </w:del>
    </w:p>
    <w:p w14:paraId="51A56CCC" w14:textId="12F651F1" w:rsidR="00C967FF" w:rsidDel="009C3E17" w:rsidRDefault="003B02DE">
      <w:pPr>
        <w:pStyle w:val="ListBullet"/>
        <w:rPr>
          <w:del w:id="60" w:author="Sripathy Rao" w:date="2026-07-22T11:00:00Z" w16du:dateUtc="2026-07-22T05:30:00Z"/>
        </w:rPr>
      </w:pPr>
      <w:del w:id="61" w:author="Sripathy Rao" w:date="2026-07-22T11:00:00Z" w16du:dateUtc="2026-07-22T05:30:00Z">
        <w:r w:rsidDel="009C3E17">
          <w:delText>Data: SQL, NoSQL, time-series, streaming, and analytics pipelines.</w:delText>
        </w:r>
      </w:del>
    </w:p>
    <w:p w14:paraId="524BA420" w14:textId="6558F75A" w:rsidR="00C967FF" w:rsidDel="009C3E17" w:rsidRDefault="003B02DE">
      <w:pPr>
        <w:pStyle w:val="ListBullet"/>
        <w:rPr>
          <w:del w:id="62" w:author="Sripathy Rao" w:date="2026-07-22T11:00:00Z" w16du:dateUtc="2026-07-22T05:30:00Z"/>
        </w:rPr>
      </w:pPr>
      <w:del w:id="63" w:author="Sripathy Rao" w:date="2026-07-22T11:00:00Z" w16du:dateUtc="2026-07-22T05:30:00Z">
        <w:r w:rsidDel="009C3E17">
          <w:delText>AI-assisted engineering: GitHub Copilot, AI code review, and productivity tooling.</w:delText>
        </w:r>
      </w:del>
    </w:p>
    <w:p w14:paraId="3AE44D8C" w14:textId="6BC48BBA" w:rsidR="00C967FF" w:rsidDel="009C3E17" w:rsidRDefault="003B02DE">
      <w:pPr>
        <w:pStyle w:val="Heading1"/>
        <w:rPr>
          <w:del w:id="64" w:author="Sripathy Rao" w:date="2026-07-22T11:00:00Z" w16du:dateUtc="2026-07-22T05:30:00Z"/>
        </w:rPr>
      </w:pPr>
      <w:del w:id="65" w:author="Sripathy Rao" w:date="2026-07-22T11:00:00Z" w16du:dateUtc="2026-07-22T05:30:00Z">
        <w:r w:rsidDel="009C3E17">
          <w:delText>What Success Looks Like</w:delText>
        </w:r>
      </w:del>
    </w:p>
    <w:p w14:paraId="637FB93E" w14:textId="728FD767" w:rsidR="00C967FF" w:rsidDel="009C3E17" w:rsidRDefault="003B02DE">
      <w:pPr>
        <w:pStyle w:val="ListBullet"/>
        <w:rPr>
          <w:del w:id="66" w:author="Sripathy Rao" w:date="2026-07-22T11:00:00Z" w16du:dateUtc="2026-07-22T05:30:00Z"/>
        </w:rPr>
      </w:pPr>
      <w:del w:id="67" w:author="Sripathy Rao" w:date="2026-07-22T11:00:00Z" w16du:dateUtc="2026-07-22T05:30:00Z">
        <w:r w:rsidDel="009C3E17">
          <w:delText>Your team ships high-quality software predictably and sustainably.</w:delText>
        </w:r>
      </w:del>
    </w:p>
    <w:p w14:paraId="35F26102" w14:textId="3B6CBE33" w:rsidR="00C967FF" w:rsidDel="009C3E17" w:rsidRDefault="003B02DE">
      <w:pPr>
        <w:pStyle w:val="ListBullet"/>
        <w:rPr>
          <w:del w:id="68" w:author="Sripathy Rao" w:date="2026-07-22T11:00:00Z" w16du:dateUtc="2026-07-22T05:30:00Z"/>
        </w:rPr>
      </w:pPr>
      <w:del w:id="69" w:author="Sripathy Rao" w:date="2026-07-22T11:00:00Z" w16du:dateUtc="2026-07-22T05:30:00Z">
        <w:r w:rsidDel="009C3E17">
          <w:delText>Engineers grow: they take on bigger scope, own technical areas, and mentor others.</w:delText>
        </w:r>
      </w:del>
    </w:p>
    <w:p w14:paraId="2E804944" w14:textId="2BA92132" w:rsidR="00C967FF" w:rsidDel="009C3E17" w:rsidRDefault="003B02DE">
      <w:pPr>
        <w:pStyle w:val="ListBullet"/>
        <w:rPr>
          <w:del w:id="70" w:author="Sripathy Rao" w:date="2026-07-22T11:00:00Z" w16du:dateUtc="2026-07-22T05:30:00Z"/>
        </w:rPr>
      </w:pPr>
      <w:del w:id="71" w:author="Sripathy Rao" w:date="2026-07-22T11:00:00Z" w16du:dateUtc="2026-07-22T05:30:00Z">
        <w:r w:rsidDel="009C3E17">
          <w:delText>Architecture evolves cleanly: modular, extensible, secure, and well-documented.</w:delText>
        </w:r>
      </w:del>
    </w:p>
    <w:p w14:paraId="0A8790BF" w14:textId="3AD9B6D6" w:rsidR="00C967FF" w:rsidDel="009C3E17" w:rsidRDefault="003B02DE">
      <w:pPr>
        <w:pStyle w:val="ListBullet"/>
        <w:rPr>
          <w:del w:id="72" w:author="Sripathy Rao" w:date="2026-07-22T11:00:00Z" w16du:dateUtc="2026-07-22T05:30:00Z"/>
        </w:rPr>
      </w:pPr>
      <w:del w:id="73" w:author="Sripathy Rao" w:date="2026-07-22T11:00:00Z" w16du:dateUtc="2026-07-22T05:30:00Z">
        <w:r w:rsidDel="009C3E17">
          <w:delText>Product and engineering operate as true partners with shared accountability.</w:delText>
        </w:r>
      </w:del>
    </w:p>
    <w:p w14:paraId="0DC8971A" w14:textId="60930011" w:rsidR="00C967FF" w:rsidDel="009C3E17" w:rsidRDefault="003B02DE">
      <w:pPr>
        <w:pStyle w:val="ListBullet"/>
        <w:rPr>
          <w:del w:id="74" w:author="Sripathy Rao" w:date="2026-07-22T11:00:00Z" w16du:dateUtc="2026-07-22T05:30:00Z"/>
        </w:rPr>
      </w:pPr>
      <w:del w:id="75" w:author="Sripathy Rao" w:date="2026-07-22T11:00:00Z" w16du:dateUtc="2026-07-22T05:30:00Z">
        <w:r w:rsidDel="009C3E17">
          <w:delText>Engineering KPIs trend positively: deployment frequency up, lead time down, defect escape rate down.</w:delText>
        </w:r>
      </w:del>
    </w:p>
    <w:p w14:paraId="63597E42" w14:textId="139ED458" w:rsidR="00C967FF" w:rsidDel="009C3E17" w:rsidRDefault="003B02DE">
      <w:pPr>
        <w:pStyle w:val="ListBullet"/>
        <w:rPr>
          <w:del w:id="76" w:author="Sripathy Rao" w:date="2026-07-22T11:00:00Z" w16du:dateUtc="2026-07-22T05:30:00Z"/>
        </w:rPr>
      </w:pPr>
      <w:del w:id="77" w:author="Sripathy Rao" w:date="2026-07-22T11:00:00Z" w16du:dateUtc="2026-07-22T05:30:00Z">
        <w:r w:rsidDel="009C3E17">
          <w:delText>AI tools are embedded in daily workflows, measurably improving velocity and quality.</w:delText>
        </w:r>
      </w:del>
    </w:p>
    <w:p w14:paraId="7B4DA48E" w14:textId="21840830" w:rsidR="00C967FF" w:rsidDel="009C3E17" w:rsidRDefault="003B02DE">
      <w:pPr>
        <w:pStyle w:val="ListBullet"/>
        <w:rPr>
          <w:del w:id="78" w:author="Sripathy Rao" w:date="2026-07-22T11:00:00Z" w16du:dateUtc="2026-07-22T05:30:00Z"/>
        </w:rPr>
      </w:pPr>
      <w:del w:id="79" w:author="Sripathy Rao" w:date="2026-07-22T11:00:00Z" w16du:dateUtc="2026-07-22T05:30:00Z">
        <w:r w:rsidDel="009C3E17">
          <w:delText>The team is a place where top engineers want to work and stay.</w:delText>
        </w:r>
      </w:del>
    </w:p>
    <w:p w14:paraId="6CAEE214" w14:textId="77777777" w:rsidR="00C967FF" w:rsidRDefault="003B02DE">
      <w:pPr>
        <w:pStyle w:val="Heading1"/>
      </w:pPr>
      <w:r>
        <w:t>Benefits</w:t>
      </w:r>
    </w:p>
    <w:p w14:paraId="0C241B45" w14:textId="77777777" w:rsidR="00C967FF" w:rsidRDefault="003B02DE">
      <w:pPr>
        <w:pStyle w:val="ListBullet"/>
      </w:pPr>
      <w:r>
        <w:t>Competitive compensation and benefits package.</w:t>
      </w:r>
    </w:p>
    <w:p w14:paraId="6036DF3C" w14:textId="77777777" w:rsidR="00C967FF" w:rsidRDefault="003B02DE">
      <w:pPr>
        <w:pStyle w:val="ListBullet"/>
      </w:pPr>
      <w:r>
        <w:t>Hybrid working model with flexibility.</w:t>
      </w:r>
    </w:p>
    <w:p w14:paraId="341EF157" w14:textId="77777777" w:rsidR="00C967FF" w:rsidRDefault="003B02DE">
      <w:pPr>
        <w:pStyle w:val="ListBullet"/>
      </w:pPr>
      <w:r>
        <w:t>Access to cutting-edge technology and AI tools.</w:t>
      </w:r>
    </w:p>
    <w:p w14:paraId="221D69B4" w14:textId="77777777" w:rsidR="00C967FF" w:rsidRDefault="003B02DE">
      <w:pPr>
        <w:pStyle w:val="ListBullet"/>
      </w:pPr>
      <w:r>
        <w:t>Career growth in a global technology leader.</w:t>
      </w:r>
    </w:p>
    <w:p w14:paraId="5D6CE2B9" w14:textId="77777777" w:rsidR="00C967FF" w:rsidRDefault="003B02DE">
      <w:pPr>
        <w:pStyle w:val="ListBullet"/>
      </w:pPr>
      <w:r>
        <w:t>Collaborative, engineering-driven culture.</w:t>
      </w:r>
    </w:p>
    <w:p w14:paraId="3542C639" w14:textId="77777777" w:rsidR="00C967FF" w:rsidRDefault="003B02DE">
      <w:pPr>
        <w:pStyle w:val="ListBullet"/>
      </w:pPr>
      <w:r>
        <w:t>Learning and development opportunities.</w:t>
      </w:r>
    </w:p>
    <w:p w14:paraId="5DBB4B94" w14:textId="77777777" w:rsidR="00C967FF" w:rsidRDefault="003B02DE">
      <w:pPr>
        <w:pStyle w:val="Heading1"/>
      </w:pPr>
      <w:r>
        <w:t>Equal Opportunity Statement</w:t>
      </w:r>
    </w:p>
    <w:p w14:paraId="754F428E" w14:textId="77777777" w:rsidR="00C967FF" w:rsidRDefault="003B02DE">
      <w:r>
        <w:t>ABB is an equal opportunity employer. We celebrate diversity and are committed to creating an inclusive environment for all employees. We do not discriminate based on race, religion, color, national origin, gender, sexual orientation, age, marital status, veteran status, or disability status.</w:t>
      </w:r>
    </w:p>
    <w:sectPr w:rsidR="00C967FF" w:rsidSect="007D4F57">
      <w:headerReference w:type="even" r:id="rId13"/>
      <w:headerReference w:type="default" r:id="rId14"/>
      <w:footerReference w:type="even" r:id="rId15"/>
      <w:footerReference w:type="default" r:id="rId16"/>
      <w:headerReference w:type="first" r:id="rId17"/>
      <w:footerReference w:type="first" r:id="rId18"/>
      <w:endnotePr>
        <w:numFmt w:val="decimal"/>
      </w:endnotePr>
      <w:pgSz w:w="11907" w:h="16840" w:code="9"/>
      <w:pgMar w:top="1276" w:right="1276" w:bottom="1418" w:left="1276" w:header="533" w:footer="5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1BC4A9" w14:textId="77777777" w:rsidR="003B02DE" w:rsidRDefault="003B02DE" w:rsidP="00C60D54">
      <w:pPr>
        <w:pStyle w:val="EndnoteSeparator"/>
      </w:pPr>
    </w:p>
  </w:endnote>
  <w:endnote w:type="continuationSeparator" w:id="0">
    <w:p w14:paraId="45C382B2" w14:textId="77777777" w:rsidR="003B02DE" w:rsidRDefault="003B02DE" w:rsidP="00C60D54">
      <w:pPr>
        <w:pStyle w:val="EndnoteSeparatorcont"/>
      </w:pPr>
    </w:p>
  </w:endnote>
  <w:endnote w:type="continuationNotice" w:id="1">
    <w:p w14:paraId="73873343" w14:textId="77777777" w:rsidR="003B02DE" w:rsidRDefault="003B02DE"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BBvoice">
    <w:panose1 w:val="020D0603020503020204"/>
    <w:charset w:val="00"/>
    <w:family w:val="swiss"/>
    <w:pitch w:val="variable"/>
    <w:sig w:usb0="A10006FF" w:usb1="100060FB" w:usb2="00000028"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Display SemiBold">
    <w:panose1 w:val="020D0704020603060204"/>
    <w:charset w:val="00"/>
    <w:family w:val="swiss"/>
    <w:pitch w:val="variable"/>
    <w:sig w:usb0="A00022EF" w:usb1="C000A04A" w:usb2="00000008" w:usb3="00000000" w:csb0="000000DF" w:csb1="00000000"/>
  </w:font>
  <w:font w:name="ABBvoice Light">
    <w:panose1 w:val="020D0403020503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168D3" w14:textId="77777777" w:rsidR="007C67BB" w:rsidRDefault="007C6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41F1B" w14:textId="77777777" w:rsidR="00CB4EE6" w:rsidRPr="008C4CC0" w:rsidRDefault="003B02DE" w:rsidP="00CB4EE6">
    <w:pPr>
      <w:pStyle w:val="Footer"/>
    </w:pPr>
    <w:sdt>
      <w:sdtPr>
        <w:alias w:val="{{FormatDateTime(Form.Date,&quot;yyyy-MM-dd&quot; )}}"/>
        <w:tag w:val="{&quot;templafy&quot;:{&quot;id&quot;:&quot;dc87ff3f-b568-4c31-bccc-42c6a5164be6&quot;}}"/>
        <w:id w:val="1940414878"/>
      </w:sdtPr>
      <w:sdtEndPr/>
      <w:sdtContent>
        <w:r w:rsidR="0018377C">
          <w:t>​</w:t>
        </w:r>
      </w:sdtContent>
    </w:sdt>
    <w:r w:rsidR="00324B9B">
      <w:t xml:space="preserve"> </w:t>
    </w:r>
    <w:r w:rsidR="00BB455D">
      <w:ptab w:relativeTo="margin" w:alignment="center" w:leader="none"/>
    </w:r>
    <w:r w:rsidR="00BB455D">
      <w:ptab w:relativeTo="margin" w:alignment="right" w:leader="none"/>
    </w:r>
    <w:r w:rsidR="00CA4BEB">
      <w:fldChar w:fldCharType="begin"/>
    </w:r>
    <w:r w:rsidR="00CA4BEB">
      <w:instrText xml:space="preserve"> PAGE   \* MERGEFORMAT </w:instrText>
    </w:r>
    <w:r w:rsidR="00CA4BEB">
      <w:fldChar w:fldCharType="separate"/>
    </w:r>
    <w:r w:rsidR="00CA4BEB">
      <w:t>1</w:t>
    </w:r>
    <w:r w:rsidR="00CA4BEB">
      <w:fldChar w:fldCharType="end"/>
    </w:r>
    <w:r w:rsidR="00CA4BEB">
      <w:t>/</w:t>
    </w:r>
    <w:r w:rsidR="00CA4BEB">
      <w:rPr>
        <w:noProof/>
      </w:rPr>
      <w:fldChar w:fldCharType="begin"/>
    </w:r>
    <w:r w:rsidR="00CA4BEB">
      <w:rPr>
        <w:noProof/>
      </w:rPr>
      <w:instrText xml:space="preserve"> NUMPAGES   \* MERGEFORMAT </w:instrText>
    </w:r>
    <w:r w:rsidR="00CA4BEB">
      <w:rPr>
        <w:noProof/>
      </w:rPr>
      <w:fldChar w:fldCharType="separate"/>
    </w:r>
    <w:r w:rsidR="00CA4BEB">
      <w:rPr>
        <w:noProof/>
      </w:rPr>
      <w:t>1</w:t>
    </w:r>
    <w:r w:rsidR="00CA4BE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D243E" w14:textId="77777777" w:rsidR="00CB4EE6" w:rsidRPr="00CB4EE6" w:rsidRDefault="003306A2" w:rsidP="00CB4EE6">
    <w:pPr>
      <w:pStyle w:val="Footer"/>
    </w:pPr>
    <w:r w:rsidRPr="003306A2">
      <w:rPr>
        <w:noProof/>
      </w:rPr>
      <mc:AlternateContent>
        <mc:Choice Requires="wps">
          <w:drawing>
            <wp:anchor distT="0" distB="0" distL="114300" distR="114300" simplePos="0" relativeHeight="251662336" behindDoc="0" locked="0" layoutInCell="1" allowOverlap="1" wp14:anchorId="2759CA2F" wp14:editId="3AAE3741">
              <wp:simplePos x="0" y="0"/>
              <wp:positionH relativeFrom="column">
                <wp:posOffset>5389880</wp:posOffset>
              </wp:positionH>
              <wp:positionV relativeFrom="paragraph">
                <wp:posOffset>-140335</wp:posOffset>
              </wp:positionV>
              <wp:extent cx="986760" cy="222840"/>
              <wp:effectExtent l="0" t="0" r="4445" b="6350"/>
              <wp:wrapNone/>
              <wp:docPr id="406369478" name="Graphic 2"/>
              <wp:cNvGraphicFramePr/>
              <a:graphic xmlns:a="http://schemas.openxmlformats.org/drawingml/2006/main">
                <a:graphicData uri="http://schemas.microsoft.com/office/word/2010/wordprocessingShape">
                  <wps:wsp>
                    <wps:cNvSpPr/>
                    <wps:spPr>
                      <a:xfrm>
                        <a:off x="0" y="0"/>
                        <a:ext cx="986760" cy="222840"/>
                      </a:xfrm>
                      <a:custGeom>
                        <a:avLst/>
                        <a:gdLst>
                          <a:gd name="connsiteX0" fmla="*/ 7692 w 1588057"/>
                          <a:gd name="connsiteY0" fmla="*/ 3100 h 359930"/>
                          <a:gd name="connsiteX1" fmla="*/ 129851 w 1588057"/>
                          <a:gd name="connsiteY1" fmla="*/ 3100 h 359930"/>
                          <a:gd name="connsiteX2" fmla="*/ 129851 w 1588057"/>
                          <a:gd name="connsiteY2" fmla="*/ 26521 h 359930"/>
                          <a:gd name="connsiteX3" fmla="*/ 32951 w 1588057"/>
                          <a:gd name="connsiteY3" fmla="*/ 26521 h 359930"/>
                          <a:gd name="connsiteX4" fmla="*/ 32951 w 1588057"/>
                          <a:gd name="connsiteY4" fmla="*/ 54879 h 359930"/>
                          <a:gd name="connsiteX5" fmla="*/ 121125 w 1588057"/>
                          <a:gd name="connsiteY5" fmla="*/ 54879 h 359930"/>
                          <a:gd name="connsiteX6" fmla="*/ 121125 w 1588057"/>
                          <a:gd name="connsiteY6" fmla="*/ 77841 h 359930"/>
                          <a:gd name="connsiteX7" fmla="*/ 32951 w 1588057"/>
                          <a:gd name="connsiteY7" fmla="*/ 77841 h 359930"/>
                          <a:gd name="connsiteX8" fmla="*/ 32951 w 1588057"/>
                          <a:gd name="connsiteY8" fmla="*/ 108151 h 359930"/>
                          <a:gd name="connsiteX9" fmla="*/ 129851 w 1588057"/>
                          <a:gd name="connsiteY9" fmla="*/ 108151 h 359930"/>
                          <a:gd name="connsiteX10" fmla="*/ 129851 w 1588057"/>
                          <a:gd name="connsiteY10" fmla="*/ 131573 h 359930"/>
                          <a:gd name="connsiteX11" fmla="*/ 7692 w 1588057"/>
                          <a:gd name="connsiteY11" fmla="*/ 131573 h 359930"/>
                          <a:gd name="connsiteX12" fmla="*/ 7692 w 1588057"/>
                          <a:gd name="connsiteY12" fmla="*/ 3100 h 359930"/>
                          <a:gd name="connsiteX13" fmla="*/ 159012 w 1588057"/>
                          <a:gd name="connsiteY13" fmla="*/ 3100 h 359930"/>
                          <a:gd name="connsiteX14" fmla="*/ 185648 w 1588057"/>
                          <a:gd name="connsiteY14" fmla="*/ 3100 h 359930"/>
                          <a:gd name="connsiteX15" fmla="*/ 278645 w 1588057"/>
                          <a:gd name="connsiteY15" fmla="*/ 98737 h 359930"/>
                          <a:gd name="connsiteX16" fmla="*/ 278645 w 1588057"/>
                          <a:gd name="connsiteY16" fmla="*/ 3100 h 359930"/>
                          <a:gd name="connsiteX17" fmla="*/ 303903 w 1588057"/>
                          <a:gd name="connsiteY17" fmla="*/ 3100 h 359930"/>
                          <a:gd name="connsiteX18" fmla="*/ 303903 w 1588057"/>
                          <a:gd name="connsiteY18" fmla="*/ 118140 h 359930"/>
                          <a:gd name="connsiteX19" fmla="*/ 290470 w 1588057"/>
                          <a:gd name="connsiteY19" fmla="*/ 131573 h 359930"/>
                          <a:gd name="connsiteX20" fmla="*/ 277267 w 1588057"/>
                          <a:gd name="connsiteY20" fmla="*/ 131573 h 359930"/>
                          <a:gd name="connsiteX21" fmla="*/ 184271 w 1588057"/>
                          <a:gd name="connsiteY21" fmla="*/ 35821 h 359930"/>
                          <a:gd name="connsiteX22" fmla="*/ 184271 w 1588057"/>
                          <a:gd name="connsiteY22" fmla="*/ 131573 h 359930"/>
                          <a:gd name="connsiteX23" fmla="*/ 159012 w 1588057"/>
                          <a:gd name="connsiteY23" fmla="*/ 131573 h 359930"/>
                          <a:gd name="connsiteX24" fmla="*/ 159012 w 1588057"/>
                          <a:gd name="connsiteY24" fmla="*/ 3100 h 359930"/>
                          <a:gd name="connsiteX25" fmla="*/ 330769 w 1588057"/>
                          <a:gd name="connsiteY25" fmla="*/ 67164 h 359930"/>
                          <a:gd name="connsiteX26" fmla="*/ 340987 w 1588057"/>
                          <a:gd name="connsiteY26" fmla="*/ 31343 h 359930"/>
                          <a:gd name="connsiteX27" fmla="*/ 370264 w 1588057"/>
                          <a:gd name="connsiteY27" fmla="*/ 8152 h 359930"/>
                          <a:gd name="connsiteX28" fmla="*/ 414925 w 1588057"/>
                          <a:gd name="connsiteY28" fmla="*/ 0 h 359930"/>
                          <a:gd name="connsiteX29" fmla="*/ 454764 w 1588057"/>
                          <a:gd name="connsiteY29" fmla="*/ 6200 h 359930"/>
                          <a:gd name="connsiteX30" fmla="*/ 484155 w 1588057"/>
                          <a:gd name="connsiteY30" fmla="*/ 24340 h 359930"/>
                          <a:gd name="connsiteX31" fmla="*/ 466934 w 1588057"/>
                          <a:gd name="connsiteY31" fmla="*/ 42939 h 359930"/>
                          <a:gd name="connsiteX32" fmla="*/ 443398 w 1588057"/>
                          <a:gd name="connsiteY32" fmla="*/ 28243 h 359930"/>
                          <a:gd name="connsiteX33" fmla="*/ 413547 w 1588057"/>
                          <a:gd name="connsiteY33" fmla="*/ 23307 h 359930"/>
                          <a:gd name="connsiteX34" fmla="*/ 372675 w 1588057"/>
                          <a:gd name="connsiteY34" fmla="*/ 34673 h 359930"/>
                          <a:gd name="connsiteX35" fmla="*/ 358323 w 1588057"/>
                          <a:gd name="connsiteY35" fmla="*/ 66934 h 359930"/>
                          <a:gd name="connsiteX36" fmla="*/ 373363 w 1588057"/>
                          <a:gd name="connsiteY36" fmla="*/ 100115 h 359930"/>
                          <a:gd name="connsiteX37" fmla="*/ 417336 w 1588057"/>
                          <a:gd name="connsiteY37" fmla="*/ 111825 h 359930"/>
                          <a:gd name="connsiteX38" fmla="*/ 439839 w 1588057"/>
                          <a:gd name="connsiteY38" fmla="*/ 109874 h 359930"/>
                          <a:gd name="connsiteX39" fmla="*/ 462916 w 1588057"/>
                          <a:gd name="connsiteY39" fmla="*/ 103215 h 359930"/>
                          <a:gd name="connsiteX40" fmla="*/ 462916 w 1588057"/>
                          <a:gd name="connsiteY40" fmla="*/ 83697 h 359930"/>
                          <a:gd name="connsiteX41" fmla="*/ 408610 w 1588057"/>
                          <a:gd name="connsiteY41" fmla="*/ 83697 h 359930"/>
                          <a:gd name="connsiteX42" fmla="*/ 408610 w 1588057"/>
                          <a:gd name="connsiteY42" fmla="*/ 61079 h 359930"/>
                          <a:gd name="connsiteX43" fmla="*/ 472330 w 1588057"/>
                          <a:gd name="connsiteY43" fmla="*/ 61079 h 359930"/>
                          <a:gd name="connsiteX44" fmla="*/ 486681 w 1588057"/>
                          <a:gd name="connsiteY44" fmla="*/ 76005 h 359930"/>
                          <a:gd name="connsiteX45" fmla="*/ 486681 w 1588057"/>
                          <a:gd name="connsiteY45" fmla="*/ 117451 h 359930"/>
                          <a:gd name="connsiteX46" fmla="*/ 453501 w 1588057"/>
                          <a:gd name="connsiteY46" fmla="*/ 130080 h 359930"/>
                          <a:gd name="connsiteX47" fmla="*/ 416532 w 1588057"/>
                          <a:gd name="connsiteY47" fmla="*/ 134443 h 359930"/>
                          <a:gd name="connsiteX48" fmla="*/ 370838 w 1588057"/>
                          <a:gd name="connsiteY48" fmla="*/ 126406 h 359930"/>
                          <a:gd name="connsiteX49" fmla="*/ 341102 w 1588057"/>
                          <a:gd name="connsiteY49" fmla="*/ 103215 h 359930"/>
                          <a:gd name="connsiteX50" fmla="*/ 330654 w 1588057"/>
                          <a:gd name="connsiteY50" fmla="*/ 66934 h 359930"/>
                          <a:gd name="connsiteX51" fmla="*/ 511021 w 1588057"/>
                          <a:gd name="connsiteY51" fmla="*/ 108955 h 359930"/>
                          <a:gd name="connsiteX52" fmla="*/ 547416 w 1588057"/>
                          <a:gd name="connsiteY52" fmla="*/ 108955 h 359930"/>
                          <a:gd name="connsiteX53" fmla="*/ 547416 w 1588057"/>
                          <a:gd name="connsiteY53" fmla="*/ 25718 h 359930"/>
                          <a:gd name="connsiteX54" fmla="*/ 511021 w 1588057"/>
                          <a:gd name="connsiteY54" fmla="*/ 25718 h 359930"/>
                          <a:gd name="connsiteX55" fmla="*/ 511021 w 1588057"/>
                          <a:gd name="connsiteY55" fmla="*/ 3100 h 359930"/>
                          <a:gd name="connsiteX56" fmla="*/ 609184 w 1588057"/>
                          <a:gd name="connsiteY56" fmla="*/ 3100 h 359930"/>
                          <a:gd name="connsiteX57" fmla="*/ 609184 w 1588057"/>
                          <a:gd name="connsiteY57" fmla="*/ 25718 h 359930"/>
                          <a:gd name="connsiteX58" fmla="*/ 572789 w 1588057"/>
                          <a:gd name="connsiteY58" fmla="*/ 25718 h 359930"/>
                          <a:gd name="connsiteX59" fmla="*/ 572789 w 1588057"/>
                          <a:gd name="connsiteY59" fmla="*/ 108955 h 359930"/>
                          <a:gd name="connsiteX60" fmla="*/ 609184 w 1588057"/>
                          <a:gd name="connsiteY60" fmla="*/ 108955 h 359930"/>
                          <a:gd name="connsiteX61" fmla="*/ 609184 w 1588057"/>
                          <a:gd name="connsiteY61" fmla="*/ 131573 h 359930"/>
                          <a:gd name="connsiteX62" fmla="*/ 511021 w 1588057"/>
                          <a:gd name="connsiteY62" fmla="*/ 131573 h 359930"/>
                          <a:gd name="connsiteX63" fmla="*/ 511021 w 1588057"/>
                          <a:gd name="connsiteY63" fmla="*/ 108955 h 359930"/>
                          <a:gd name="connsiteX64" fmla="*/ 637198 w 1588057"/>
                          <a:gd name="connsiteY64" fmla="*/ 3100 h 359930"/>
                          <a:gd name="connsiteX65" fmla="*/ 663834 w 1588057"/>
                          <a:gd name="connsiteY65" fmla="*/ 3100 h 359930"/>
                          <a:gd name="connsiteX66" fmla="*/ 756830 w 1588057"/>
                          <a:gd name="connsiteY66" fmla="*/ 98737 h 359930"/>
                          <a:gd name="connsiteX67" fmla="*/ 756830 w 1588057"/>
                          <a:gd name="connsiteY67" fmla="*/ 3100 h 359930"/>
                          <a:gd name="connsiteX68" fmla="*/ 782089 w 1588057"/>
                          <a:gd name="connsiteY68" fmla="*/ 3100 h 359930"/>
                          <a:gd name="connsiteX69" fmla="*/ 782089 w 1588057"/>
                          <a:gd name="connsiteY69" fmla="*/ 118140 h 359930"/>
                          <a:gd name="connsiteX70" fmla="*/ 768656 w 1588057"/>
                          <a:gd name="connsiteY70" fmla="*/ 131573 h 359930"/>
                          <a:gd name="connsiteX71" fmla="*/ 755453 w 1588057"/>
                          <a:gd name="connsiteY71" fmla="*/ 131573 h 359930"/>
                          <a:gd name="connsiteX72" fmla="*/ 662456 w 1588057"/>
                          <a:gd name="connsiteY72" fmla="*/ 35821 h 359930"/>
                          <a:gd name="connsiteX73" fmla="*/ 662456 w 1588057"/>
                          <a:gd name="connsiteY73" fmla="*/ 131573 h 359930"/>
                          <a:gd name="connsiteX74" fmla="*/ 637198 w 1588057"/>
                          <a:gd name="connsiteY74" fmla="*/ 131573 h 359930"/>
                          <a:gd name="connsiteX75" fmla="*/ 637198 w 1588057"/>
                          <a:gd name="connsiteY75" fmla="*/ 3100 h 359930"/>
                          <a:gd name="connsiteX76" fmla="*/ 815269 w 1588057"/>
                          <a:gd name="connsiteY76" fmla="*/ 3100 h 359930"/>
                          <a:gd name="connsiteX77" fmla="*/ 937427 w 1588057"/>
                          <a:gd name="connsiteY77" fmla="*/ 3100 h 359930"/>
                          <a:gd name="connsiteX78" fmla="*/ 937427 w 1588057"/>
                          <a:gd name="connsiteY78" fmla="*/ 26521 h 359930"/>
                          <a:gd name="connsiteX79" fmla="*/ 840527 w 1588057"/>
                          <a:gd name="connsiteY79" fmla="*/ 26521 h 359930"/>
                          <a:gd name="connsiteX80" fmla="*/ 840527 w 1588057"/>
                          <a:gd name="connsiteY80" fmla="*/ 54879 h 359930"/>
                          <a:gd name="connsiteX81" fmla="*/ 928701 w 1588057"/>
                          <a:gd name="connsiteY81" fmla="*/ 54879 h 359930"/>
                          <a:gd name="connsiteX82" fmla="*/ 928701 w 1588057"/>
                          <a:gd name="connsiteY82" fmla="*/ 77841 h 359930"/>
                          <a:gd name="connsiteX83" fmla="*/ 840527 w 1588057"/>
                          <a:gd name="connsiteY83" fmla="*/ 77841 h 359930"/>
                          <a:gd name="connsiteX84" fmla="*/ 840527 w 1588057"/>
                          <a:gd name="connsiteY84" fmla="*/ 108151 h 359930"/>
                          <a:gd name="connsiteX85" fmla="*/ 937427 w 1588057"/>
                          <a:gd name="connsiteY85" fmla="*/ 108151 h 359930"/>
                          <a:gd name="connsiteX86" fmla="*/ 937427 w 1588057"/>
                          <a:gd name="connsiteY86" fmla="*/ 131573 h 359930"/>
                          <a:gd name="connsiteX87" fmla="*/ 815269 w 1588057"/>
                          <a:gd name="connsiteY87" fmla="*/ 131573 h 359930"/>
                          <a:gd name="connsiteX88" fmla="*/ 815269 w 1588057"/>
                          <a:gd name="connsiteY88" fmla="*/ 3100 h 359930"/>
                          <a:gd name="connsiteX89" fmla="*/ 966474 w 1588057"/>
                          <a:gd name="connsiteY89" fmla="*/ 3100 h 359930"/>
                          <a:gd name="connsiteX90" fmla="*/ 1088632 w 1588057"/>
                          <a:gd name="connsiteY90" fmla="*/ 3100 h 359930"/>
                          <a:gd name="connsiteX91" fmla="*/ 1088632 w 1588057"/>
                          <a:gd name="connsiteY91" fmla="*/ 26521 h 359930"/>
                          <a:gd name="connsiteX92" fmla="*/ 991732 w 1588057"/>
                          <a:gd name="connsiteY92" fmla="*/ 26521 h 359930"/>
                          <a:gd name="connsiteX93" fmla="*/ 991732 w 1588057"/>
                          <a:gd name="connsiteY93" fmla="*/ 54879 h 359930"/>
                          <a:gd name="connsiteX94" fmla="*/ 1079907 w 1588057"/>
                          <a:gd name="connsiteY94" fmla="*/ 54879 h 359930"/>
                          <a:gd name="connsiteX95" fmla="*/ 1079907 w 1588057"/>
                          <a:gd name="connsiteY95" fmla="*/ 77841 h 359930"/>
                          <a:gd name="connsiteX96" fmla="*/ 991732 w 1588057"/>
                          <a:gd name="connsiteY96" fmla="*/ 77841 h 359930"/>
                          <a:gd name="connsiteX97" fmla="*/ 991732 w 1588057"/>
                          <a:gd name="connsiteY97" fmla="*/ 108151 h 359930"/>
                          <a:gd name="connsiteX98" fmla="*/ 1088632 w 1588057"/>
                          <a:gd name="connsiteY98" fmla="*/ 108151 h 359930"/>
                          <a:gd name="connsiteX99" fmla="*/ 1088632 w 1588057"/>
                          <a:gd name="connsiteY99" fmla="*/ 131573 h 359930"/>
                          <a:gd name="connsiteX100" fmla="*/ 966474 w 1588057"/>
                          <a:gd name="connsiteY100" fmla="*/ 131573 h 359930"/>
                          <a:gd name="connsiteX101" fmla="*/ 966474 w 1588057"/>
                          <a:gd name="connsiteY101" fmla="*/ 3100 h 359930"/>
                          <a:gd name="connsiteX102" fmla="*/ 1117794 w 1588057"/>
                          <a:gd name="connsiteY102" fmla="*/ 3100 h 359930"/>
                          <a:gd name="connsiteX103" fmla="*/ 1205969 w 1588057"/>
                          <a:gd name="connsiteY103" fmla="*/ 3100 h 359930"/>
                          <a:gd name="connsiteX104" fmla="*/ 1241215 w 1588057"/>
                          <a:gd name="connsiteY104" fmla="*/ 12859 h 359930"/>
                          <a:gd name="connsiteX105" fmla="*/ 1254304 w 1588057"/>
                          <a:gd name="connsiteY105" fmla="*/ 39954 h 359930"/>
                          <a:gd name="connsiteX106" fmla="*/ 1245923 w 1588057"/>
                          <a:gd name="connsiteY106" fmla="*/ 63146 h 359930"/>
                          <a:gd name="connsiteX107" fmla="*/ 1223190 w 1588057"/>
                          <a:gd name="connsiteY107" fmla="*/ 75775 h 359930"/>
                          <a:gd name="connsiteX108" fmla="*/ 1237312 w 1588057"/>
                          <a:gd name="connsiteY108" fmla="*/ 83123 h 359930"/>
                          <a:gd name="connsiteX109" fmla="*/ 1245808 w 1588057"/>
                          <a:gd name="connsiteY109" fmla="*/ 98967 h 359930"/>
                          <a:gd name="connsiteX110" fmla="*/ 1256141 w 1588057"/>
                          <a:gd name="connsiteY110" fmla="*/ 131573 h 359930"/>
                          <a:gd name="connsiteX111" fmla="*/ 1229275 w 1588057"/>
                          <a:gd name="connsiteY111" fmla="*/ 131573 h 359930"/>
                          <a:gd name="connsiteX112" fmla="*/ 1221468 w 1588057"/>
                          <a:gd name="connsiteY112" fmla="*/ 106429 h 359930"/>
                          <a:gd name="connsiteX113" fmla="*/ 1215153 w 1588057"/>
                          <a:gd name="connsiteY113" fmla="*/ 93341 h 359930"/>
                          <a:gd name="connsiteX114" fmla="*/ 1204361 w 1588057"/>
                          <a:gd name="connsiteY114" fmla="*/ 86912 h 359930"/>
                          <a:gd name="connsiteX115" fmla="*/ 1185418 w 1588057"/>
                          <a:gd name="connsiteY115" fmla="*/ 85075 h 359930"/>
                          <a:gd name="connsiteX116" fmla="*/ 1143052 w 1588057"/>
                          <a:gd name="connsiteY116" fmla="*/ 85075 h 359930"/>
                          <a:gd name="connsiteX117" fmla="*/ 1143052 w 1588057"/>
                          <a:gd name="connsiteY117" fmla="*/ 131458 h 359930"/>
                          <a:gd name="connsiteX118" fmla="*/ 1117794 w 1588057"/>
                          <a:gd name="connsiteY118" fmla="*/ 131458 h 359930"/>
                          <a:gd name="connsiteX119" fmla="*/ 1117794 w 1588057"/>
                          <a:gd name="connsiteY119" fmla="*/ 2985 h 359930"/>
                          <a:gd name="connsiteX120" fmla="*/ 1226749 w 1588057"/>
                          <a:gd name="connsiteY120" fmla="*/ 44317 h 359930"/>
                          <a:gd name="connsiteX121" fmla="*/ 1220894 w 1588057"/>
                          <a:gd name="connsiteY121" fmla="*/ 31228 h 359930"/>
                          <a:gd name="connsiteX122" fmla="*/ 1204476 w 1588057"/>
                          <a:gd name="connsiteY122" fmla="*/ 26521 h 359930"/>
                          <a:gd name="connsiteX123" fmla="*/ 1143052 w 1588057"/>
                          <a:gd name="connsiteY123" fmla="*/ 26521 h 359930"/>
                          <a:gd name="connsiteX124" fmla="*/ 1143052 w 1588057"/>
                          <a:gd name="connsiteY124" fmla="*/ 62227 h 359930"/>
                          <a:gd name="connsiteX125" fmla="*/ 1204476 w 1588057"/>
                          <a:gd name="connsiteY125" fmla="*/ 62227 h 359930"/>
                          <a:gd name="connsiteX126" fmla="*/ 1220894 w 1588057"/>
                          <a:gd name="connsiteY126" fmla="*/ 57520 h 359930"/>
                          <a:gd name="connsiteX127" fmla="*/ 1226749 w 1588057"/>
                          <a:gd name="connsiteY127" fmla="*/ 44432 h 359930"/>
                          <a:gd name="connsiteX128" fmla="*/ 1282777 w 1588057"/>
                          <a:gd name="connsiteY128" fmla="*/ 3100 h 359930"/>
                          <a:gd name="connsiteX129" fmla="*/ 1404935 w 1588057"/>
                          <a:gd name="connsiteY129" fmla="*/ 3100 h 359930"/>
                          <a:gd name="connsiteX130" fmla="*/ 1404935 w 1588057"/>
                          <a:gd name="connsiteY130" fmla="*/ 26521 h 359930"/>
                          <a:gd name="connsiteX131" fmla="*/ 1308035 w 1588057"/>
                          <a:gd name="connsiteY131" fmla="*/ 26521 h 359930"/>
                          <a:gd name="connsiteX132" fmla="*/ 1308035 w 1588057"/>
                          <a:gd name="connsiteY132" fmla="*/ 54879 h 359930"/>
                          <a:gd name="connsiteX133" fmla="*/ 1396209 w 1588057"/>
                          <a:gd name="connsiteY133" fmla="*/ 54879 h 359930"/>
                          <a:gd name="connsiteX134" fmla="*/ 1396209 w 1588057"/>
                          <a:gd name="connsiteY134" fmla="*/ 77841 h 359930"/>
                          <a:gd name="connsiteX135" fmla="*/ 1308035 w 1588057"/>
                          <a:gd name="connsiteY135" fmla="*/ 77841 h 359930"/>
                          <a:gd name="connsiteX136" fmla="*/ 1308035 w 1588057"/>
                          <a:gd name="connsiteY136" fmla="*/ 108151 h 359930"/>
                          <a:gd name="connsiteX137" fmla="*/ 1404935 w 1588057"/>
                          <a:gd name="connsiteY137" fmla="*/ 108151 h 359930"/>
                          <a:gd name="connsiteX138" fmla="*/ 1404935 w 1588057"/>
                          <a:gd name="connsiteY138" fmla="*/ 131573 h 359930"/>
                          <a:gd name="connsiteX139" fmla="*/ 1282777 w 1588057"/>
                          <a:gd name="connsiteY139" fmla="*/ 131573 h 359930"/>
                          <a:gd name="connsiteX140" fmla="*/ 1282777 w 1588057"/>
                          <a:gd name="connsiteY140" fmla="*/ 3100 h 359930"/>
                          <a:gd name="connsiteX141" fmla="*/ 1434097 w 1588057"/>
                          <a:gd name="connsiteY141" fmla="*/ 3100 h 359930"/>
                          <a:gd name="connsiteX142" fmla="*/ 1509298 w 1588057"/>
                          <a:gd name="connsiteY142" fmla="*/ 3100 h 359930"/>
                          <a:gd name="connsiteX143" fmla="*/ 1550859 w 1588057"/>
                          <a:gd name="connsiteY143" fmla="*/ 10907 h 359930"/>
                          <a:gd name="connsiteX144" fmla="*/ 1578299 w 1588057"/>
                          <a:gd name="connsiteY144" fmla="*/ 33295 h 359930"/>
                          <a:gd name="connsiteX145" fmla="*/ 1588058 w 1588057"/>
                          <a:gd name="connsiteY145" fmla="*/ 67279 h 359930"/>
                          <a:gd name="connsiteX146" fmla="*/ 1578299 w 1588057"/>
                          <a:gd name="connsiteY146" fmla="*/ 101263 h 359930"/>
                          <a:gd name="connsiteX147" fmla="*/ 1550859 w 1588057"/>
                          <a:gd name="connsiteY147" fmla="*/ 123651 h 359930"/>
                          <a:gd name="connsiteX148" fmla="*/ 1509298 w 1588057"/>
                          <a:gd name="connsiteY148" fmla="*/ 131573 h 359930"/>
                          <a:gd name="connsiteX149" fmla="*/ 1434097 w 1588057"/>
                          <a:gd name="connsiteY149" fmla="*/ 131573 h 359930"/>
                          <a:gd name="connsiteX150" fmla="*/ 1434097 w 1588057"/>
                          <a:gd name="connsiteY150" fmla="*/ 3100 h 359930"/>
                          <a:gd name="connsiteX151" fmla="*/ 1560388 w 1588057"/>
                          <a:gd name="connsiteY151" fmla="*/ 67394 h 359930"/>
                          <a:gd name="connsiteX152" fmla="*/ 1547300 w 1588057"/>
                          <a:gd name="connsiteY152" fmla="*/ 37543 h 359930"/>
                          <a:gd name="connsiteX153" fmla="*/ 1509872 w 1588057"/>
                          <a:gd name="connsiteY153" fmla="*/ 26866 h 359930"/>
                          <a:gd name="connsiteX154" fmla="*/ 1459240 w 1588057"/>
                          <a:gd name="connsiteY154" fmla="*/ 26866 h 359930"/>
                          <a:gd name="connsiteX155" fmla="*/ 1459240 w 1588057"/>
                          <a:gd name="connsiteY155" fmla="*/ 107807 h 359930"/>
                          <a:gd name="connsiteX156" fmla="*/ 1509872 w 1588057"/>
                          <a:gd name="connsiteY156" fmla="*/ 107807 h 359930"/>
                          <a:gd name="connsiteX157" fmla="*/ 1547300 w 1588057"/>
                          <a:gd name="connsiteY157" fmla="*/ 97130 h 359930"/>
                          <a:gd name="connsiteX158" fmla="*/ 1560388 w 1588057"/>
                          <a:gd name="connsiteY158" fmla="*/ 67279 h 359930"/>
                          <a:gd name="connsiteX159" fmla="*/ 0 w 1588057"/>
                          <a:gd name="connsiteY159" fmla="*/ 228243 h 359930"/>
                          <a:gd name="connsiteX160" fmla="*/ 142709 w 1588057"/>
                          <a:gd name="connsiteY160" fmla="*/ 228243 h 359930"/>
                          <a:gd name="connsiteX161" fmla="*/ 142709 w 1588057"/>
                          <a:gd name="connsiteY161" fmla="*/ 252009 h 359930"/>
                          <a:gd name="connsiteX162" fmla="*/ 84041 w 1588057"/>
                          <a:gd name="connsiteY162" fmla="*/ 252009 h 359930"/>
                          <a:gd name="connsiteX163" fmla="*/ 84041 w 1588057"/>
                          <a:gd name="connsiteY163" fmla="*/ 356716 h 359930"/>
                          <a:gd name="connsiteX164" fmla="*/ 58783 w 1588057"/>
                          <a:gd name="connsiteY164" fmla="*/ 356716 h 359930"/>
                          <a:gd name="connsiteX165" fmla="*/ 58783 w 1588057"/>
                          <a:gd name="connsiteY165" fmla="*/ 252009 h 359930"/>
                          <a:gd name="connsiteX166" fmla="*/ 115 w 1588057"/>
                          <a:gd name="connsiteY166" fmla="*/ 252009 h 359930"/>
                          <a:gd name="connsiteX167" fmla="*/ 115 w 1588057"/>
                          <a:gd name="connsiteY167" fmla="*/ 228243 h 359930"/>
                          <a:gd name="connsiteX168" fmla="*/ 152239 w 1588057"/>
                          <a:gd name="connsiteY168" fmla="*/ 292422 h 359930"/>
                          <a:gd name="connsiteX169" fmla="*/ 162342 w 1588057"/>
                          <a:gd name="connsiteY169" fmla="*/ 256946 h 359930"/>
                          <a:gd name="connsiteX170" fmla="*/ 190700 w 1588057"/>
                          <a:gd name="connsiteY170" fmla="*/ 233524 h 359930"/>
                          <a:gd name="connsiteX171" fmla="*/ 233754 w 1588057"/>
                          <a:gd name="connsiteY171" fmla="*/ 225143 h 359930"/>
                          <a:gd name="connsiteX172" fmla="*/ 276808 w 1588057"/>
                          <a:gd name="connsiteY172" fmla="*/ 233524 h 359930"/>
                          <a:gd name="connsiteX173" fmla="*/ 305166 w 1588057"/>
                          <a:gd name="connsiteY173" fmla="*/ 256946 h 359930"/>
                          <a:gd name="connsiteX174" fmla="*/ 315269 w 1588057"/>
                          <a:gd name="connsiteY174" fmla="*/ 292422 h 359930"/>
                          <a:gd name="connsiteX175" fmla="*/ 305166 w 1588057"/>
                          <a:gd name="connsiteY175" fmla="*/ 328014 h 359930"/>
                          <a:gd name="connsiteX176" fmla="*/ 276808 w 1588057"/>
                          <a:gd name="connsiteY176" fmla="*/ 351550 h 359930"/>
                          <a:gd name="connsiteX177" fmla="*/ 233754 w 1588057"/>
                          <a:gd name="connsiteY177" fmla="*/ 359931 h 359930"/>
                          <a:gd name="connsiteX178" fmla="*/ 190700 w 1588057"/>
                          <a:gd name="connsiteY178" fmla="*/ 351550 h 359930"/>
                          <a:gd name="connsiteX179" fmla="*/ 162342 w 1588057"/>
                          <a:gd name="connsiteY179" fmla="*/ 328014 h 359930"/>
                          <a:gd name="connsiteX180" fmla="*/ 152239 w 1588057"/>
                          <a:gd name="connsiteY180" fmla="*/ 292422 h 359930"/>
                          <a:gd name="connsiteX181" fmla="*/ 287600 w 1588057"/>
                          <a:gd name="connsiteY181" fmla="*/ 292422 h 359930"/>
                          <a:gd name="connsiteX182" fmla="*/ 273364 w 1588057"/>
                          <a:gd name="connsiteY182" fmla="*/ 260161 h 359930"/>
                          <a:gd name="connsiteX183" fmla="*/ 233754 w 1588057"/>
                          <a:gd name="connsiteY183" fmla="*/ 248565 h 359930"/>
                          <a:gd name="connsiteX184" fmla="*/ 194144 w 1588057"/>
                          <a:gd name="connsiteY184" fmla="*/ 260161 h 359930"/>
                          <a:gd name="connsiteX185" fmla="*/ 179908 w 1588057"/>
                          <a:gd name="connsiteY185" fmla="*/ 292422 h 359930"/>
                          <a:gd name="connsiteX186" fmla="*/ 194144 w 1588057"/>
                          <a:gd name="connsiteY186" fmla="*/ 324684 h 359930"/>
                          <a:gd name="connsiteX187" fmla="*/ 233754 w 1588057"/>
                          <a:gd name="connsiteY187" fmla="*/ 336280 h 359930"/>
                          <a:gd name="connsiteX188" fmla="*/ 273364 w 1588057"/>
                          <a:gd name="connsiteY188" fmla="*/ 324684 h 359930"/>
                          <a:gd name="connsiteX189" fmla="*/ 287600 w 1588057"/>
                          <a:gd name="connsiteY189" fmla="*/ 292422 h 359930"/>
                          <a:gd name="connsiteX190" fmla="*/ 392766 w 1588057"/>
                          <a:gd name="connsiteY190" fmla="*/ 292422 h 359930"/>
                          <a:gd name="connsiteX191" fmla="*/ 402870 w 1588057"/>
                          <a:gd name="connsiteY191" fmla="*/ 256946 h 359930"/>
                          <a:gd name="connsiteX192" fmla="*/ 431228 w 1588057"/>
                          <a:gd name="connsiteY192" fmla="*/ 233524 h 359930"/>
                          <a:gd name="connsiteX193" fmla="*/ 474282 w 1588057"/>
                          <a:gd name="connsiteY193" fmla="*/ 225143 h 359930"/>
                          <a:gd name="connsiteX194" fmla="*/ 517336 w 1588057"/>
                          <a:gd name="connsiteY194" fmla="*/ 233524 h 359930"/>
                          <a:gd name="connsiteX195" fmla="*/ 545694 w 1588057"/>
                          <a:gd name="connsiteY195" fmla="*/ 256946 h 359930"/>
                          <a:gd name="connsiteX196" fmla="*/ 555797 w 1588057"/>
                          <a:gd name="connsiteY196" fmla="*/ 292422 h 359930"/>
                          <a:gd name="connsiteX197" fmla="*/ 545694 w 1588057"/>
                          <a:gd name="connsiteY197" fmla="*/ 328014 h 359930"/>
                          <a:gd name="connsiteX198" fmla="*/ 517336 w 1588057"/>
                          <a:gd name="connsiteY198" fmla="*/ 351550 h 359930"/>
                          <a:gd name="connsiteX199" fmla="*/ 474282 w 1588057"/>
                          <a:gd name="connsiteY199" fmla="*/ 359931 h 359930"/>
                          <a:gd name="connsiteX200" fmla="*/ 431228 w 1588057"/>
                          <a:gd name="connsiteY200" fmla="*/ 351550 h 359930"/>
                          <a:gd name="connsiteX201" fmla="*/ 402870 w 1588057"/>
                          <a:gd name="connsiteY201" fmla="*/ 328014 h 359930"/>
                          <a:gd name="connsiteX202" fmla="*/ 392766 w 1588057"/>
                          <a:gd name="connsiteY202" fmla="*/ 292422 h 359930"/>
                          <a:gd name="connsiteX203" fmla="*/ 528128 w 1588057"/>
                          <a:gd name="connsiteY203" fmla="*/ 292422 h 359930"/>
                          <a:gd name="connsiteX204" fmla="*/ 513891 w 1588057"/>
                          <a:gd name="connsiteY204" fmla="*/ 260161 h 359930"/>
                          <a:gd name="connsiteX205" fmla="*/ 474282 w 1588057"/>
                          <a:gd name="connsiteY205" fmla="*/ 248565 h 359930"/>
                          <a:gd name="connsiteX206" fmla="*/ 434672 w 1588057"/>
                          <a:gd name="connsiteY206" fmla="*/ 260161 h 359930"/>
                          <a:gd name="connsiteX207" fmla="*/ 420436 w 1588057"/>
                          <a:gd name="connsiteY207" fmla="*/ 292422 h 359930"/>
                          <a:gd name="connsiteX208" fmla="*/ 434672 w 1588057"/>
                          <a:gd name="connsiteY208" fmla="*/ 324684 h 359930"/>
                          <a:gd name="connsiteX209" fmla="*/ 474282 w 1588057"/>
                          <a:gd name="connsiteY209" fmla="*/ 336280 h 359930"/>
                          <a:gd name="connsiteX210" fmla="*/ 513891 w 1588057"/>
                          <a:gd name="connsiteY210" fmla="*/ 324684 h 359930"/>
                          <a:gd name="connsiteX211" fmla="*/ 528128 w 1588057"/>
                          <a:gd name="connsiteY211" fmla="*/ 292422 h 359930"/>
                          <a:gd name="connsiteX212" fmla="*/ 580711 w 1588057"/>
                          <a:gd name="connsiteY212" fmla="*/ 305281 h 359930"/>
                          <a:gd name="connsiteX213" fmla="*/ 580711 w 1588057"/>
                          <a:gd name="connsiteY213" fmla="*/ 228243 h 359930"/>
                          <a:gd name="connsiteX214" fmla="*/ 605969 w 1588057"/>
                          <a:gd name="connsiteY214" fmla="*/ 228243 h 359930"/>
                          <a:gd name="connsiteX215" fmla="*/ 605969 w 1588057"/>
                          <a:gd name="connsiteY215" fmla="*/ 301837 h 359930"/>
                          <a:gd name="connsiteX216" fmla="*/ 616762 w 1588057"/>
                          <a:gd name="connsiteY216" fmla="*/ 327899 h 359930"/>
                          <a:gd name="connsiteX217" fmla="*/ 650631 w 1588057"/>
                          <a:gd name="connsiteY217" fmla="*/ 336280 h 359930"/>
                          <a:gd name="connsiteX218" fmla="*/ 684500 w 1588057"/>
                          <a:gd name="connsiteY218" fmla="*/ 327899 h 359930"/>
                          <a:gd name="connsiteX219" fmla="*/ 695292 w 1588057"/>
                          <a:gd name="connsiteY219" fmla="*/ 301837 h 359930"/>
                          <a:gd name="connsiteX220" fmla="*/ 695292 w 1588057"/>
                          <a:gd name="connsiteY220" fmla="*/ 228243 h 359930"/>
                          <a:gd name="connsiteX221" fmla="*/ 720550 w 1588057"/>
                          <a:gd name="connsiteY221" fmla="*/ 228243 h 359930"/>
                          <a:gd name="connsiteX222" fmla="*/ 720550 w 1588057"/>
                          <a:gd name="connsiteY222" fmla="*/ 305281 h 359930"/>
                          <a:gd name="connsiteX223" fmla="*/ 702410 w 1588057"/>
                          <a:gd name="connsiteY223" fmla="*/ 345579 h 359930"/>
                          <a:gd name="connsiteX224" fmla="*/ 650631 w 1588057"/>
                          <a:gd name="connsiteY224" fmla="*/ 359816 h 359930"/>
                          <a:gd name="connsiteX225" fmla="*/ 598736 w 1588057"/>
                          <a:gd name="connsiteY225" fmla="*/ 345579 h 359930"/>
                          <a:gd name="connsiteX226" fmla="*/ 580481 w 1588057"/>
                          <a:gd name="connsiteY226" fmla="*/ 305281 h 359930"/>
                          <a:gd name="connsiteX227" fmla="*/ 744086 w 1588057"/>
                          <a:gd name="connsiteY227" fmla="*/ 228243 h 359930"/>
                          <a:gd name="connsiteX228" fmla="*/ 886796 w 1588057"/>
                          <a:gd name="connsiteY228" fmla="*/ 228243 h 359930"/>
                          <a:gd name="connsiteX229" fmla="*/ 886796 w 1588057"/>
                          <a:gd name="connsiteY229" fmla="*/ 252009 h 359930"/>
                          <a:gd name="connsiteX230" fmla="*/ 828127 w 1588057"/>
                          <a:gd name="connsiteY230" fmla="*/ 252009 h 359930"/>
                          <a:gd name="connsiteX231" fmla="*/ 828127 w 1588057"/>
                          <a:gd name="connsiteY231" fmla="*/ 356716 h 359930"/>
                          <a:gd name="connsiteX232" fmla="*/ 802869 w 1588057"/>
                          <a:gd name="connsiteY232" fmla="*/ 356716 h 359930"/>
                          <a:gd name="connsiteX233" fmla="*/ 802869 w 1588057"/>
                          <a:gd name="connsiteY233" fmla="*/ 252009 h 359930"/>
                          <a:gd name="connsiteX234" fmla="*/ 744201 w 1588057"/>
                          <a:gd name="connsiteY234" fmla="*/ 252009 h 359930"/>
                          <a:gd name="connsiteX235" fmla="*/ 744201 w 1588057"/>
                          <a:gd name="connsiteY235" fmla="*/ 228243 h 359930"/>
                          <a:gd name="connsiteX236" fmla="*/ 912054 w 1588057"/>
                          <a:gd name="connsiteY236" fmla="*/ 228243 h 359930"/>
                          <a:gd name="connsiteX237" fmla="*/ 1000228 w 1588057"/>
                          <a:gd name="connsiteY237" fmla="*/ 228243 h 359930"/>
                          <a:gd name="connsiteX238" fmla="*/ 1035475 w 1588057"/>
                          <a:gd name="connsiteY238" fmla="*/ 238002 h 359930"/>
                          <a:gd name="connsiteX239" fmla="*/ 1048564 w 1588057"/>
                          <a:gd name="connsiteY239" fmla="*/ 265097 h 359930"/>
                          <a:gd name="connsiteX240" fmla="*/ 1040182 w 1588057"/>
                          <a:gd name="connsiteY240" fmla="*/ 288289 h 359930"/>
                          <a:gd name="connsiteX241" fmla="*/ 1017450 w 1588057"/>
                          <a:gd name="connsiteY241" fmla="*/ 300918 h 359930"/>
                          <a:gd name="connsiteX242" fmla="*/ 1031572 w 1588057"/>
                          <a:gd name="connsiteY242" fmla="*/ 308266 h 359930"/>
                          <a:gd name="connsiteX243" fmla="*/ 1040067 w 1588057"/>
                          <a:gd name="connsiteY243" fmla="*/ 324110 h 359930"/>
                          <a:gd name="connsiteX244" fmla="*/ 1050400 w 1588057"/>
                          <a:gd name="connsiteY244" fmla="*/ 356716 h 359930"/>
                          <a:gd name="connsiteX245" fmla="*/ 1023535 w 1588057"/>
                          <a:gd name="connsiteY245" fmla="*/ 356716 h 359930"/>
                          <a:gd name="connsiteX246" fmla="*/ 1015728 w 1588057"/>
                          <a:gd name="connsiteY246" fmla="*/ 331573 h 359930"/>
                          <a:gd name="connsiteX247" fmla="*/ 1009413 w 1588057"/>
                          <a:gd name="connsiteY247" fmla="*/ 318484 h 359930"/>
                          <a:gd name="connsiteX248" fmla="*/ 998621 w 1588057"/>
                          <a:gd name="connsiteY248" fmla="*/ 312055 h 359930"/>
                          <a:gd name="connsiteX249" fmla="*/ 979677 w 1588057"/>
                          <a:gd name="connsiteY249" fmla="*/ 310218 h 359930"/>
                          <a:gd name="connsiteX250" fmla="*/ 937312 w 1588057"/>
                          <a:gd name="connsiteY250" fmla="*/ 310218 h 359930"/>
                          <a:gd name="connsiteX251" fmla="*/ 937312 w 1588057"/>
                          <a:gd name="connsiteY251" fmla="*/ 356601 h 359930"/>
                          <a:gd name="connsiteX252" fmla="*/ 912054 w 1588057"/>
                          <a:gd name="connsiteY252" fmla="*/ 356601 h 359930"/>
                          <a:gd name="connsiteX253" fmla="*/ 912054 w 1588057"/>
                          <a:gd name="connsiteY253" fmla="*/ 228128 h 359930"/>
                          <a:gd name="connsiteX254" fmla="*/ 1021009 w 1588057"/>
                          <a:gd name="connsiteY254" fmla="*/ 269460 h 359930"/>
                          <a:gd name="connsiteX255" fmla="*/ 1015154 w 1588057"/>
                          <a:gd name="connsiteY255" fmla="*/ 256372 h 359930"/>
                          <a:gd name="connsiteX256" fmla="*/ 998736 w 1588057"/>
                          <a:gd name="connsiteY256" fmla="*/ 251665 h 359930"/>
                          <a:gd name="connsiteX257" fmla="*/ 937312 w 1588057"/>
                          <a:gd name="connsiteY257" fmla="*/ 251665 h 359930"/>
                          <a:gd name="connsiteX258" fmla="*/ 937312 w 1588057"/>
                          <a:gd name="connsiteY258" fmla="*/ 287371 h 359930"/>
                          <a:gd name="connsiteX259" fmla="*/ 998736 w 1588057"/>
                          <a:gd name="connsiteY259" fmla="*/ 287371 h 359930"/>
                          <a:gd name="connsiteX260" fmla="*/ 1015154 w 1588057"/>
                          <a:gd name="connsiteY260" fmla="*/ 282663 h 359930"/>
                          <a:gd name="connsiteX261" fmla="*/ 1021009 w 1588057"/>
                          <a:gd name="connsiteY261" fmla="*/ 269575 h 359930"/>
                          <a:gd name="connsiteX262" fmla="*/ 1075085 w 1588057"/>
                          <a:gd name="connsiteY262" fmla="*/ 305281 h 359930"/>
                          <a:gd name="connsiteX263" fmla="*/ 1075085 w 1588057"/>
                          <a:gd name="connsiteY263" fmla="*/ 228243 h 359930"/>
                          <a:gd name="connsiteX264" fmla="*/ 1100343 w 1588057"/>
                          <a:gd name="connsiteY264" fmla="*/ 228243 h 359930"/>
                          <a:gd name="connsiteX265" fmla="*/ 1100343 w 1588057"/>
                          <a:gd name="connsiteY265" fmla="*/ 301837 h 359930"/>
                          <a:gd name="connsiteX266" fmla="*/ 1111135 w 1588057"/>
                          <a:gd name="connsiteY266" fmla="*/ 327899 h 359930"/>
                          <a:gd name="connsiteX267" fmla="*/ 1145004 w 1588057"/>
                          <a:gd name="connsiteY267" fmla="*/ 336280 h 359930"/>
                          <a:gd name="connsiteX268" fmla="*/ 1178873 w 1588057"/>
                          <a:gd name="connsiteY268" fmla="*/ 327899 h 359930"/>
                          <a:gd name="connsiteX269" fmla="*/ 1189666 w 1588057"/>
                          <a:gd name="connsiteY269" fmla="*/ 301837 h 359930"/>
                          <a:gd name="connsiteX270" fmla="*/ 1189666 w 1588057"/>
                          <a:gd name="connsiteY270" fmla="*/ 228243 h 359930"/>
                          <a:gd name="connsiteX271" fmla="*/ 1214924 w 1588057"/>
                          <a:gd name="connsiteY271" fmla="*/ 228243 h 359930"/>
                          <a:gd name="connsiteX272" fmla="*/ 1214924 w 1588057"/>
                          <a:gd name="connsiteY272" fmla="*/ 305281 h 359930"/>
                          <a:gd name="connsiteX273" fmla="*/ 1196784 w 1588057"/>
                          <a:gd name="connsiteY273" fmla="*/ 345579 h 359930"/>
                          <a:gd name="connsiteX274" fmla="*/ 1145004 w 1588057"/>
                          <a:gd name="connsiteY274" fmla="*/ 359816 h 359930"/>
                          <a:gd name="connsiteX275" fmla="*/ 1093110 w 1588057"/>
                          <a:gd name="connsiteY275" fmla="*/ 345579 h 359930"/>
                          <a:gd name="connsiteX276" fmla="*/ 1074855 w 1588057"/>
                          <a:gd name="connsiteY276" fmla="*/ 305281 h 359930"/>
                          <a:gd name="connsiteX277" fmla="*/ 1246152 w 1588057"/>
                          <a:gd name="connsiteY277" fmla="*/ 228243 h 359930"/>
                          <a:gd name="connsiteX278" fmla="*/ 1272788 w 1588057"/>
                          <a:gd name="connsiteY278" fmla="*/ 228243 h 359930"/>
                          <a:gd name="connsiteX279" fmla="*/ 1365785 w 1588057"/>
                          <a:gd name="connsiteY279" fmla="*/ 323880 h 359930"/>
                          <a:gd name="connsiteX280" fmla="*/ 1365785 w 1588057"/>
                          <a:gd name="connsiteY280" fmla="*/ 228243 h 359930"/>
                          <a:gd name="connsiteX281" fmla="*/ 1391043 w 1588057"/>
                          <a:gd name="connsiteY281" fmla="*/ 228243 h 359930"/>
                          <a:gd name="connsiteX282" fmla="*/ 1391043 w 1588057"/>
                          <a:gd name="connsiteY282" fmla="*/ 343283 h 359930"/>
                          <a:gd name="connsiteX283" fmla="*/ 1377610 w 1588057"/>
                          <a:gd name="connsiteY283" fmla="*/ 356716 h 359930"/>
                          <a:gd name="connsiteX284" fmla="*/ 1364407 w 1588057"/>
                          <a:gd name="connsiteY284" fmla="*/ 356716 h 359930"/>
                          <a:gd name="connsiteX285" fmla="*/ 1271411 w 1588057"/>
                          <a:gd name="connsiteY285" fmla="*/ 260964 h 359930"/>
                          <a:gd name="connsiteX286" fmla="*/ 1271411 w 1588057"/>
                          <a:gd name="connsiteY286" fmla="*/ 356716 h 359930"/>
                          <a:gd name="connsiteX287" fmla="*/ 1246152 w 1588057"/>
                          <a:gd name="connsiteY287" fmla="*/ 356716 h 359930"/>
                          <a:gd name="connsiteX288" fmla="*/ 1246152 w 1588057"/>
                          <a:gd name="connsiteY288" fmla="*/ 228243 h 359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Lst>
                        <a:rect l="l" t="t" r="r" b="b"/>
                        <a:pathLst>
                          <a:path w="1588057" h="359930">
                            <a:moveTo>
                              <a:pt x="7692" y="3100"/>
                            </a:moveTo>
                            <a:lnTo>
                              <a:pt x="129851" y="3100"/>
                            </a:lnTo>
                            <a:lnTo>
                              <a:pt x="129851" y="26521"/>
                            </a:lnTo>
                            <a:lnTo>
                              <a:pt x="32951" y="26521"/>
                            </a:lnTo>
                            <a:lnTo>
                              <a:pt x="32951" y="54879"/>
                            </a:lnTo>
                            <a:lnTo>
                              <a:pt x="121125" y="54879"/>
                            </a:lnTo>
                            <a:lnTo>
                              <a:pt x="121125" y="77841"/>
                            </a:lnTo>
                            <a:lnTo>
                              <a:pt x="32951" y="77841"/>
                            </a:lnTo>
                            <a:lnTo>
                              <a:pt x="32951" y="108151"/>
                            </a:lnTo>
                            <a:lnTo>
                              <a:pt x="129851" y="108151"/>
                            </a:lnTo>
                            <a:lnTo>
                              <a:pt x="129851" y="131573"/>
                            </a:lnTo>
                            <a:lnTo>
                              <a:pt x="7692" y="131573"/>
                            </a:lnTo>
                            <a:lnTo>
                              <a:pt x="7692" y="3100"/>
                            </a:lnTo>
                            <a:close/>
                            <a:moveTo>
                              <a:pt x="159012" y="3100"/>
                            </a:moveTo>
                            <a:lnTo>
                              <a:pt x="185648" y="3100"/>
                            </a:lnTo>
                            <a:lnTo>
                              <a:pt x="278645" y="98737"/>
                            </a:lnTo>
                            <a:lnTo>
                              <a:pt x="278645" y="3100"/>
                            </a:lnTo>
                            <a:lnTo>
                              <a:pt x="303903" y="3100"/>
                            </a:lnTo>
                            <a:lnTo>
                              <a:pt x="303903" y="118140"/>
                            </a:lnTo>
                            <a:cubicBezTo>
                              <a:pt x="303903" y="127095"/>
                              <a:pt x="299426" y="131573"/>
                              <a:pt x="290470" y="131573"/>
                            </a:cubicBezTo>
                            <a:lnTo>
                              <a:pt x="277267" y="131573"/>
                            </a:lnTo>
                            <a:lnTo>
                              <a:pt x="184271" y="35821"/>
                            </a:lnTo>
                            <a:lnTo>
                              <a:pt x="184271" y="131573"/>
                            </a:lnTo>
                            <a:lnTo>
                              <a:pt x="159012" y="131573"/>
                            </a:lnTo>
                            <a:lnTo>
                              <a:pt x="159012" y="3100"/>
                            </a:lnTo>
                            <a:close/>
                            <a:moveTo>
                              <a:pt x="330769" y="67164"/>
                            </a:moveTo>
                            <a:cubicBezTo>
                              <a:pt x="330769" y="53387"/>
                              <a:pt x="334213" y="41447"/>
                              <a:pt x="340987" y="31343"/>
                            </a:cubicBezTo>
                            <a:cubicBezTo>
                              <a:pt x="347876" y="21355"/>
                              <a:pt x="357520" y="13548"/>
                              <a:pt x="370264" y="8152"/>
                            </a:cubicBezTo>
                            <a:cubicBezTo>
                              <a:pt x="382893" y="2755"/>
                              <a:pt x="397818" y="0"/>
                              <a:pt x="414925" y="0"/>
                            </a:cubicBezTo>
                            <a:cubicBezTo>
                              <a:pt x="429735" y="0"/>
                              <a:pt x="443053" y="2067"/>
                              <a:pt x="454764" y="6200"/>
                            </a:cubicBezTo>
                            <a:cubicBezTo>
                              <a:pt x="466475" y="10333"/>
                              <a:pt x="476348" y="16418"/>
                              <a:pt x="484155" y="24340"/>
                            </a:cubicBezTo>
                            <a:lnTo>
                              <a:pt x="466934" y="42939"/>
                            </a:lnTo>
                            <a:cubicBezTo>
                              <a:pt x="460045" y="36395"/>
                              <a:pt x="452238" y="31573"/>
                              <a:pt x="443398" y="28243"/>
                            </a:cubicBezTo>
                            <a:cubicBezTo>
                              <a:pt x="434672" y="25029"/>
                              <a:pt x="424684" y="23307"/>
                              <a:pt x="413547" y="23307"/>
                            </a:cubicBezTo>
                            <a:cubicBezTo>
                              <a:pt x="395866" y="23307"/>
                              <a:pt x="382319" y="27095"/>
                              <a:pt x="372675" y="34673"/>
                            </a:cubicBezTo>
                            <a:cubicBezTo>
                              <a:pt x="363031" y="42250"/>
                              <a:pt x="358323" y="53042"/>
                              <a:pt x="358323" y="66934"/>
                            </a:cubicBezTo>
                            <a:cubicBezTo>
                              <a:pt x="358323" y="80827"/>
                              <a:pt x="363375" y="92308"/>
                              <a:pt x="373363" y="100115"/>
                            </a:cubicBezTo>
                            <a:cubicBezTo>
                              <a:pt x="383352" y="107922"/>
                              <a:pt x="398048" y="111825"/>
                              <a:pt x="417336" y="111825"/>
                            </a:cubicBezTo>
                            <a:cubicBezTo>
                              <a:pt x="424569" y="111825"/>
                              <a:pt x="432146" y="111137"/>
                              <a:pt x="439839" y="109874"/>
                            </a:cubicBezTo>
                            <a:cubicBezTo>
                              <a:pt x="447531" y="108611"/>
                              <a:pt x="455223" y="106314"/>
                              <a:pt x="462916" y="103215"/>
                            </a:cubicBezTo>
                            <a:lnTo>
                              <a:pt x="462916" y="83697"/>
                            </a:lnTo>
                            <a:lnTo>
                              <a:pt x="408610" y="83697"/>
                            </a:lnTo>
                            <a:lnTo>
                              <a:pt x="408610" y="61079"/>
                            </a:lnTo>
                            <a:lnTo>
                              <a:pt x="472330" y="61079"/>
                            </a:lnTo>
                            <a:cubicBezTo>
                              <a:pt x="481974" y="61079"/>
                              <a:pt x="486681" y="66016"/>
                              <a:pt x="486681" y="76005"/>
                            </a:cubicBezTo>
                            <a:lnTo>
                              <a:pt x="486681" y="117451"/>
                            </a:lnTo>
                            <a:cubicBezTo>
                              <a:pt x="475774" y="122962"/>
                              <a:pt x="464753" y="127210"/>
                              <a:pt x="453501" y="130080"/>
                            </a:cubicBezTo>
                            <a:cubicBezTo>
                              <a:pt x="442250" y="133065"/>
                              <a:pt x="429965" y="134443"/>
                              <a:pt x="416532" y="134443"/>
                            </a:cubicBezTo>
                            <a:cubicBezTo>
                              <a:pt x="398851" y="134443"/>
                              <a:pt x="383696" y="131802"/>
                              <a:pt x="370838" y="126406"/>
                            </a:cubicBezTo>
                            <a:cubicBezTo>
                              <a:pt x="357979" y="121010"/>
                              <a:pt x="348105" y="113318"/>
                              <a:pt x="341102" y="103215"/>
                            </a:cubicBezTo>
                            <a:cubicBezTo>
                              <a:pt x="334098" y="93111"/>
                              <a:pt x="330654" y="81056"/>
                              <a:pt x="330654" y="66934"/>
                            </a:cubicBezTo>
                            <a:close/>
                            <a:moveTo>
                              <a:pt x="511021" y="108955"/>
                            </a:moveTo>
                            <a:lnTo>
                              <a:pt x="547416" y="108955"/>
                            </a:lnTo>
                            <a:lnTo>
                              <a:pt x="547416" y="25718"/>
                            </a:lnTo>
                            <a:lnTo>
                              <a:pt x="511021" y="25718"/>
                            </a:lnTo>
                            <a:lnTo>
                              <a:pt x="511021" y="3100"/>
                            </a:lnTo>
                            <a:lnTo>
                              <a:pt x="609184" y="3100"/>
                            </a:lnTo>
                            <a:lnTo>
                              <a:pt x="609184" y="25718"/>
                            </a:lnTo>
                            <a:lnTo>
                              <a:pt x="572789" y="25718"/>
                            </a:lnTo>
                            <a:lnTo>
                              <a:pt x="572789" y="108955"/>
                            </a:lnTo>
                            <a:lnTo>
                              <a:pt x="609184" y="108955"/>
                            </a:lnTo>
                            <a:lnTo>
                              <a:pt x="609184" y="131573"/>
                            </a:lnTo>
                            <a:lnTo>
                              <a:pt x="511021" y="131573"/>
                            </a:lnTo>
                            <a:lnTo>
                              <a:pt x="511021" y="108955"/>
                            </a:lnTo>
                            <a:close/>
                            <a:moveTo>
                              <a:pt x="637198" y="3100"/>
                            </a:moveTo>
                            <a:lnTo>
                              <a:pt x="663834" y="3100"/>
                            </a:lnTo>
                            <a:lnTo>
                              <a:pt x="756830" y="98737"/>
                            </a:lnTo>
                            <a:lnTo>
                              <a:pt x="756830" y="3100"/>
                            </a:lnTo>
                            <a:lnTo>
                              <a:pt x="782089" y="3100"/>
                            </a:lnTo>
                            <a:lnTo>
                              <a:pt x="782089" y="118140"/>
                            </a:lnTo>
                            <a:cubicBezTo>
                              <a:pt x="782089" y="127095"/>
                              <a:pt x="777611" y="131573"/>
                              <a:pt x="768656" y="131573"/>
                            </a:cubicBezTo>
                            <a:lnTo>
                              <a:pt x="755453" y="131573"/>
                            </a:lnTo>
                            <a:lnTo>
                              <a:pt x="662456" y="35821"/>
                            </a:lnTo>
                            <a:lnTo>
                              <a:pt x="662456" y="131573"/>
                            </a:lnTo>
                            <a:lnTo>
                              <a:pt x="637198" y="131573"/>
                            </a:lnTo>
                            <a:lnTo>
                              <a:pt x="637198" y="3100"/>
                            </a:lnTo>
                            <a:close/>
                            <a:moveTo>
                              <a:pt x="815269" y="3100"/>
                            </a:moveTo>
                            <a:lnTo>
                              <a:pt x="937427" y="3100"/>
                            </a:lnTo>
                            <a:lnTo>
                              <a:pt x="937427" y="26521"/>
                            </a:lnTo>
                            <a:lnTo>
                              <a:pt x="840527" y="26521"/>
                            </a:lnTo>
                            <a:lnTo>
                              <a:pt x="840527" y="54879"/>
                            </a:lnTo>
                            <a:lnTo>
                              <a:pt x="928701" y="54879"/>
                            </a:lnTo>
                            <a:lnTo>
                              <a:pt x="928701" y="77841"/>
                            </a:lnTo>
                            <a:lnTo>
                              <a:pt x="840527" y="77841"/>
                            </a:lnTo>
                            <a:lnTo>
                              <a:pt x="840527" y="108151"/>
                            </a:lnTo>
                            <a:lnTo>
                              <a:pt x="937427" y="108151"/>
                            </a:lnTo>
                            <a:lnTo>
                              <a:pt x="937427" y="131573"/>
                            </a:lnTo>
                            <a:lnTo>
                              <a:pt x="815269" y="131573"/>
                            </a:lnTo>
                            <a:lnTo>
                              <a:pt x="815269" y="3100"/>
                            </a:lnTo>
                            <a:close/>
                            <a:moveTo>
                              <a:pt x="966474" y="3100"/>
                            </a:moveTo>
                            <a:lnTo>
                              <a:pt x="1088632" y="3100"/>
                            </a:lnTo>
                            <a:lnTo>
                              <a:pt x="1088632" y="26521"/>
                            </a:lnTo>
                            <a:lnTo>
                              <a:pt x="991732" y="26521"/>
                            </a:lnTo>
                            <a:lnTo>
                              <a:pt x="991732" y="54879"/>
                            </a:lnTo>
                            <a:lnTo>
                              <a:pt x="1079907" y="54879"/>
                            </a:lnTo>
                            <a:lnTo>
                              <a:pt x="1079907" y="77841"/>
                            </a:lnTo>
                            <a:lnTo>
                              <a:pt x="991732" y="77841"/>
                            </a:lnTo>
                            <a:lnTo>
                              <a:pt x="991732" y="108151"/>
                            </a:lnTo>
                            <a:lnTo>
                              <a:pt x="1088632" y="108151"/>
                            </a:lnTo>
                            <a:lnTo>
                              <a:pt x="1088632" y="131573"/>
                            </a:lnTo>
                            <a:lnTo>
                              <a:pt x="966474" y="131573"/>
                            </a:lnTo>
                            <a:lnTo>
                              <a:pt x="966474" y="3100"/>
                            </a:lnTo>
                            <a:close/>
                            <a:moveTo>
                              <a:pt x="1117794" y="3100"/>
                            </a:moveTo>
                            <a:lnTo>
                              <a:pt x="1205969" y="3100"/>
                            </a:lnTo>
                            <a:cubicBezTo>
                              <a:pt x="1220779" y="3100"/>
                              <a:pt x="1232605" y="6315"/>
                              <a:pt x="1241215" y="12859"/>
                            </a:cubicBezTo>
                            <a:cubicBezTo>
                              <a:pt x="1249941" y="19403"/>
                              <a:pt x="1254304" y="28358"/>
                              <a:pt x="1254304" y="39954"/>
                            </a:cubicBezTo>
                            <a:cubicBezTo>
                              <a:pt x="1254304" y="49139"/>
                              <a:pt x="1251548" y="56946"/>
                              <a:pt x="1245923" y="63146"/>
                            </a:cubicBezTo>
                            <a:cubicBezTo>
                              <a:pt x="1240412" y="69460"/>
                              <a:pt x="1232834" y="73594"/>
                              <a:pt x="1223190" y="75775"/>
                            </a:cubicBezTo>
                            <a:cubicBezTo>
                              <a:pt x="1229046" y="77038"/>
                              <a:pt x="1233753" y="79564"/>
                              <a:pt x="1237312" y="83123"/>
                            </a:cubicBezTo>
                            <a:cubicBezTo>
                              <a:pt x="1240871" y="86797"/>
                              <a:pt x="1243626" y="92078"/>
                              <a:pt x="1245808" y="98967"/>
                            </a:cubicBezTo>
                            <a:lnTo>
                              <a:pt x="1256141" y="131573"/>
                            </a:lnTo>
                            <a:lnTo>
                              <a:pt x="1229275" y="131573"/>
                            </a:lnTo>
                            <a:lnTo>
                              <a:pt x="1221468" y="106429"/>
                            </a:lnTo>
                            <a:cubicBezTo>
                              <a:pt x="1219861" y="100804"/>
                              <a:pt x="1217679" y="96441"/>
                              <a:pt x="1215153" y="93341"/>
                            </a:cubicBezTo>
                            <a:cubicBezTo>
                              <a:pt x="1212628" y="90241"/>
                              <a:pt x="1209068" y="88174"/>
                              <a:pt x="1204361" y="86912"/>
                            </a:cubicBezTo>
                            <a:cubicBezTo>
                              <a:pt x="1199769" y="85649"/>
                              <a:pt x="1193454" y="85075"/>
                              <a:pt x="1185418" y="85075"/>
                            </a:cubicBezTo>
                            <a:lnTo>
                              <a:pt x="1143052" y="85075"/>
                            </a:lnTo>
                            <a:lnTo>
                              <a:pt x="1143052" y="131458"/>
                            </a:lnTo>
                            <a:lnTo>
                              <a:pt x="1117794" y="131458"/>
                            </a:lnTo>
                            <a:lnTo>
                              <a:pt x="1117794" y="2985"/>
                            </a:lnTo>
                            <a:close/>
                            <a:moveTo>
                              <a:pt x="1226749" y="44317"/>
                            </a:moveTo>
                            <a:cubicBezTo>
                              <a:pt x="1226749" y="38691"/>
                              <a:pt x="1224798" y="34328"/>
                              <a:pt x="1220894" y="31228"/>
                            </a:cubicBezTo>
                            <a:cubicBezTo>
                              <a:pt x="1216990" y="28129"/>
                              <a:pt x="1211479" y="26521"/>
                              <a:pt x="1204476" y="26521"/>
                            </a:cubicBezTo>
                            <a:lnTo>
                              <a:pt x="1143052" y="26521"/>
                            </a:lnTo>
                            <a:lnTo>
                              <a:pt x="1143052" y="62227"/>
                            </a:lnTo>
                            <a:lnTo>
                              <a:pt x="1204476" y="62227"/>
                            </a:lnTo>
                            <a:cubicBezTo>
                              <a:pt x="1211479" y="62227"/>
                              <a:pt x="1216990" y="60620"/>
                              <a:pt x="1220894" y="57520"/>
                            </a:cubicBezTo>
                            <a:cubicBezTo>
                              <a:pt x="1224798" y="54420"/>
                              <a:pt x="1226749" y="50057"/>
                              <a:pt x="1226749" y="44432"/>
                            </a:cubicBezTo>
                            <a:close/>
                            <a:moveTo>
                              <a:pt x="1282777" y="3100"/>
                            </a:moveTo>
                            <a:lnTo>
                              <a:pt x="1404935" y="3100"/>
                            </a:lnTo>
                            <a:lnTo>
                              <a:pt x="1404935" y="26521"/>
                            </a:lnTo>
                            <a:lnTo>
                              <a:pt x="1308035" y="26521"/>
                            </a:lnTo>
                            <a:lnTo>
                              <a:pt x="1308035" y="54879"/>
                            </a:lnTo>
                            <a:lnTo>
                              <a:pt x="1396209" y="54879"/>
                            </a:lnTo>
                            <a:lnTo>
                              <a:pt x="1396209" y="77841"/>
                            </a:lnTo>
                            <a:lnTo>
                              <a:pt x="1308035" y="77841"/>
                            </a:lnTo>
                            <a:lnTo>
                              <a:pt x="1308035" y="108151"/>
                            </a:lnTo>
                            <a:lnTo>
                              <a:pt x="1404935" y="108151"/>
                            </a:lnTo>
                            <a:lnTo>
                              <a:pt x="1404935" y="131573"/>
                            </a:lnTo>
                            <a:lnTo>
                              <a:pt x="1282777" y="131573"/>
                            </a:lnTo>
                            <a:lnTo>
                              <a:pt x="1282777" y="3100"/>
                            </a:lnTo>
                            <a:close/>
                            <a:moveTo>
                              <a:pt x="1434097" y="3100"/>
                            </a:moveTo>
                            <a:lnTo>
                              <a:pt x="1509298" y="3100"/>
                            </a:lnTo>
                            <a:cubicBezTo>
                              <a:pt x="1525256" y="3100"/>
                              <a:pt x="1539148" y="5741"/>
                              <a:pt x="1550859" y="10907"/>
                            </a:cubicBezTo>
                            <a:cubicBezTo>
                              <a:pt x="1562570" y="16188"/>
                              <a:pt x="1571754" y="23651"/>
                              <a:pt x="1578299" y="33295"/>
                            </a:cubicBezTo>
                            <a:cubicBezTo>
                              <a:pt x="1584843" y="42939"/>
                              <a:pt x="1588058" y="54305"/>
                              <a:pt x="1588058" y="67279"/>
                            </a:cubicBezTo>
                            <a:cubicBezTo>
                              <a:pt x="1588058" y="80253"/>
                              <a:pt x="1584843" y="91619"/>
                              <a:pt x="1578299" y="101263"/>
                            </a:cubicBezTo>
                            <a:cubicBezTo>
                              <a:pt x="1571754" y="110907"/>
                              <a:pt x="1562685" y="118255"/>
                              <a:pt x="1550859" y="123651"/>
                            </a:cubicBezTo>
                            <a:cubicBezTo>
                              <a:pt x="1539148" y="128932"/>
                              <a:pt x="1525256" y="131573"/>
                              <a:pt x="1509298" y="131573"/>
                            </a:cubicBezTo>
                            <a:lnTo>
                              <a:pt x="1434097" y="131573"/>
                            </a:lnTo>
                            <a:lnTo>
                              <a:pt x="1434097" y="3100"/>
                            </a:lnTo>
                            <a:close/>
                            <a:moveTo>
                              <a:pt x="1560388" y="67394"/>
                            </a:moveTo>
                            <a:cubicBezTo>
                              <a:pt x="1560388" y="54650"/>
                              <a:pt x="1556026" y="44661"/>
                              <a:pt x="1547300" y="37543"/>
                            </a:cubicBezTo>
                            <a:cubicBezTo>
                              <a:pt x="1538574" y="30425"/>
                              <a:pt x="1526175" y="26866"/>
                              <a:pt x="1509872" y="26866"/>
                            </a:cubicBezTo>
                            <a:lnTo>
                              <a:pt x="1459240" y="26866"/>
                            </a:lnTo>
                            <a:lnTo>
                              <a:pt x="1459240" y="107807"/>
                            </a:lnTo>
                            <a:lnTo>
                              <a:pt x="1509872" y="107807"/>
                            </a:lnTo>
                            <a:cubicBezTo>
                              <a:pt x="1526060" y="107807"/>
                              <a:pt x="1538574" y="104248"/>
                              <a:pt x="1547300" y="97130"/>
                            </a:cubicBezTo>
                            <a:cubicBezTo>
                              <a:pt x="1556026" y="90011"/>
                              <a:pt x="1560388" y="80138"/>
                              <a:pt x="1560388" y="67279"/>
                            </a:cubicBezTo>
                            <a:close/>
                            <a:moveTo>
                              <a:pt x="0" y="228243"/>
                            </a:moveTo>
                            <a:lnTo>
                              <a:pt x="142709" y="228243"/>
                            </a:lnTo>
                            <a:lnTo>
                              <a:pt x="142709" y="252009"/>
                            </a:lnTo>
                            <a:lnTo>
                              <a:pt x="84041" y="252009"/>
                            </a:lnTo>
                            <a:lnTo>
                              <a:pt x="84041" y="356716"/>
                            </a:lnTo>
                            <a:lnTo>
                              <a:pt x="58783" y="356716"/>
                            </a:lnTo>
                            <a:lnTo>
                              <a:pt x="58783" y="252009"/>
                            </a:lnTo>
                            <a:lnTo>
                              <a:pt x="115" y="252009"/>
                            </a:lnTo>
                            <a:lnTo>
                              <a:pt x="115" y="228243"/>
                            </a:lnTo>
                            <a:close/>
                            <a:moveTo>
                              <a:pt x="152239" y="292422"/>
                            </a:moveTo>
                            <a:cubicBezTo>
                              <a:pt x="152239" y="278760"/>
                              <a:pt x="155568" y="266934"/>
                              <a:pt x="162342" y="256946"/>
                            </a:cubicBezTo>
                            <a:cubicBezTo>
                              <a:pt x="169001" y="246957"/>
                              <a:pt x="178530" y="239150"/>
                              <a:pt x="190700" y="233524"/>
                            </a:cubicBezTo>
                            <a:cubicBezTo>
                              <a:pt x="202870" y="228014"/>
                              <a:pt x="217221" y="225143"/>
                              <a:pt x="233754" y="225143"/>
                            </a:cubicBezTo>
                            <a:cubicBezTo>
                              <a:pt x="250287" y="225143"/>
                              <a:pt x="264638" y="227899"/>
                              <a:pt x="276808" y="233524"/>
                            </a:cubicBezTo>
                            <a:cubicBezTo>
                              <a:pt x="288978" y="239035"/>
                              <a:pt x="298507" y="246843"/>
                              <a:pt x="305166" y="256946"/>
                            </a:cubicBezTo>
                            <a:cubicBezTo>
                              <a:pt x="311825" y="266934"/>
                              <a:pt x="315269" y="278760"/>
                              <a:pt x="315269" y="292422"/>
                            </a:cubicBezTo>
                            <a:cubicBezTo>
                              <a:pt x="315269" y="306085"/>
                              <a:pt x="311940" y="317910"/>
                              <a:pt x="305166" y="328014"/>
                            </a:cubicBezTo>
                            <a:cubicBezTo>
                              <a:pt x="298507" y="338117"/>
                              <a:pt x="288978" y="345924"/>
                              <a:pt x="276808" y="351550"/>
                            </a:cubicBezTo>
                            <a:cubicBezTo>
                              <a:pt x="264638" y="357061"/>
                              <a:pt x="250287" y="359931"/>
                              <a:pt x="233754" y="359931"/>
                            </a:cubicBezTo>
                            <a:cubicBezTo>
                              <a:pt x="217221" y="359931"/>
                              <a:pt x="202870" y="357175"/>
                              <a:pt x="190700" y="351550"/>
                            </a:cubicBezTo>
                            <a:cubicBezTo>
                              <a:pt x="178530" y="346039"/>
                              <a:pt x="169001" y="338117"/>
                              <a:pt x="162342" y="328014"/>
                            </a:cubicBezTo>
                            <a:cubicBezTo>
                              <a:pt x="155683" y="317910"/>
                              <a:pt x="152239" y="306085"/>
                              <a:pt x="152239" y="292422"/>
                            </a:cubicBezTo>
                            <a:close/>
                            <a:moveTo>
                              <a:pt x="287600" y="292422"/>
                            </a:moveTo>
                            <a:cubicBezTo>
                              <a:pt x="287600" y="278645"/>
                              <a:pt x="282778" y="267853"/>
                              <a:pt x="273364" y="260161"/>
                            </a:cubicBezTo>
                            <a:cubicBezTo>
                              <a:pt x="263834" y="252468"/>
                              <a:pt x="250631" y="248565"/>
                              <a:pt x="233754" y="248565"/>
                            </a:cubicBezTo>
                            <a:cubicBezTo>
                              <a:pt x="216877" y="248565"/>
                              <a:pt x="203674" y="252468"/>
                              <a:pt x="194144" y="260161"/>
                            </a:cubicBezTo>
                            <a:cubicBezTo>
                              <a:pt x="184615" y="267853"/>
                              <a:pt x="179908" y="278645"/>
                              <a:pt x="179908" y="292422"/>
                            </a:cubicBezTo>
                            <a:cubicBezTo>
                              <a:pt x="179908" y="306199"/>
                              <a:pt x="184615" y="316992"/>
                              <a:pt x="194144" y="324684"/>
                            </a:cubicBezTo>
                            <a:cubicBezTo>
                              <a:pt x="203674" y="332376"/>
                              <a:pt x="216877" y="336280"/>
                              <a:pt x="233754" y="336280"/>
                            </a:cubicBezTo>
                            <a:cubicBezTo>
                              <a:pt x="250631" y="336280"/>
                              <a:pt x="263834" y="332376"/>
                              <a:pt x="273364" y="324684"/>
                            </a:cubicBezTo>
                            <a:cubicBezTo>
                              <a:pt x="282893" y="316992"/>
                              <a:pt x="287600" y="306199"/>
                              <a:pt x="287600" y="292422"/>
                            </a:cubicBezTo>
                            <a:close/>
                            <a:moveTo>
                              <a:pt x="392766" y="292422"/>
                            </a:moveTo>
                            <a:cubicBezTo>
                              <a:pt x="392766" y="278760"/>
                              <a:pt x="396096" y="266934"/>
                              <a:pt x="402870" y="256946"/>
                            </a:cubicBezTo>
                            <a:cubicBezTo>
                              <a:pt x="409529" y="246957"/>
                              <a:pt x="419058" y="239150"/>
                              <a:pt x="431228" y="233524"/>
                            </a:cubicBezTo>
                            <a:cubicBezTo>
                              <a:pt x="443398" y="228014"/>
                              <a:pt x="457749" y="225143"/>
                              <a:pt x="474282" y="225143"/>
                            </a:cubicBezTo>
                            <a:cubicBezTo>
                              <a:pt x="490815" y="225143"/>
                              <a:pt x="505166" y="227899"/>
                              <a:pt x="517336" y="233524"/>
                            </a:cubicBezTo>
                            <a:cubicBezTo>
                              <a:pt x="529506" y="239035"/>
                              <a:pt x="539035" y="246843"/>
                              <a:pt x="545694" y="256946"/>
                            </a:cubicBezTo>
                            <a:cubicBezTo>
                              <a:pt x="552353" y="266934"/>
                              <a:pt x="555797" y="278760"/>
                              <a:pt x="555797" y="292422"/>
                            </a:cubicBezTo>
                            <a:cubicBezTo>
                              <a:pt x="555797" y="306085"/>
                              <a:pt x="552468" y="317910"/>
                              <a:pt x="545694" y="328014"/>
                            </a:cubicBezTo>
                            <a:cubicBezTo>
                              <a:pt x="539035" y="338117"/>
                              <a:pt x="529506" y="345924"/>
                              <a:pt x="517336" y="351550"/>
                            </a:cubicBezTo>
                            <a:cubicBezTo>
                              <a:pt x="505166" y="357061"/>
                              <a:pt x="490815" y="359931"/>
                              <a:pt x="474282" y="359931"/>
                            </a:cubicBezTo>
                            <a:cubicBezTo>
                              <a:pt x="457749" y="359931"/>
                              <a:pt x="443398" y="357175"/>
                              <a:pt x="431228" y="351550"/>
                            </a:cubicBezTo>
                            <a:cubicBezTo>
                              <a:pt x="419058" y="346039"/>
                              <a:pt x="409529" y="338117"/>
                              <a:pt x="402870" y="328014"/>
                            </a:cubicBezTo>
                            <a:cubicBezTo>
                              <a:pt x="396211" y="317910"/>
                              <a:pt x="392766" y="306085"/>
                              <a:pt x="392766" y="292422"/>
                            </a:cubicBezTo>
                            <a:close/>
                            <a:moveTo>
                              <a:pt x="528128" y="292422"/>
                            </a:moveTo>
                            <a:cubicBezTo>
                              <a:pt x="528128" y="278645"/>
                              <a:pt x="523306" y="267853"/>
                              <a:pt x="513891" y="260161"/>
                            </a:cubicBezTo>
                            <a:cubicBezTo>
                              <a:pt x="504362" y="252468"/>
                              <a:pt x="491159" y="248565"/>
                              <a:pt x="474282" y="248565"/>
                            </a:cubicBezTo>
                            <a:cubicBezTo>
                              <a:pt x="457405" y="248565"/>
                              <a:pt x="444201" y="252468"/>
                              <a:pt x="434672" y="260161"/>
                            </a:cubicBezTo>
                            <a:cubicBezTo>
                              <a:pt x="425143" y="267853"/>
                              <a:pt x="420436" y="278645"/>
                              <a:pt x="420436" y="292422"/>
                            </a:cubicBezTo>
                            <a:cubicBezTo>
                              <a:pt x="420436" y="306199"/>
                              <a:pt x="425143" y="316992"/>
                              <a:pt x="434672" y="324684"/>
                            </a:cubicBezTo>
                            <a:cubicBezTo>
                              <a:pt x="444201" y="332376"/>
                              <a:pt x="457405" y="336280"/>
                              <a:pt x="474282" y="336280"/>
                            </a:cubicBezTo>
                            <a:cubicBezTo>
                              <a:pt x="491159" y="336280"/>
                              <a:pt x="504362" y="332376"/>
                              <a:pt x="513891" y="324684"/>
                            </a:cubicBezTo>
                            <a:cubicBezTo>
                              <a:pt x="523421" y="316992"/>
                              <a:pt x="528128" y="306199"/>
                              <a:pt x="528128" y="292422"/>
                            </a:cubicBezTo>
                            <a:close/>
                            <a:moveTo>
                              <a:pt x="580711" y="305281"/>
                            </a:moveTo>
                            <a:lnTo>
                              <a:pt x="580711" y="228243"/>
                            </a:lnTo>
                            <a:lnTo>
                              <a:pt x="605969" y="228243"/>
                            </a:lnTo>
                            <a:lnTo>
                              <a:pt x="605969" y="301837"/>
                            </a:lnTo>
                            <a:cubicBezTo>
                              <a:pt x="605969" y="313547"/>
                              <a:pt x="609528" y="322273"/>
                              <a:pt x="616762" y="327899"/>
                            </a:cubicBezTo>
                            <a:cubicBezTo>
                              <a:pt x="623995" y="333524"/>
                              <a:pt x="635246" y="336280"/>
                              <a:pt x="650631" y="336280"/>
                            </a:cubicBezTo>
                            <a:cubicBezTo>
                              <a:pt x="666015" y="336280"/>
                              <a:pt x="677267" y="333524"/>
                              <a:pt x="684500" y="327899"/>
                            </a:cubicBezTo>
                            <a:cubicBezTo>
                              <a:pt x="691733" y="322273"/>
                              <a:pt x="695292" y="313547"/>
                              <a:pt x="695292" y="301837"/>
                            </a:cubicBezTo>
                            <a:lnTo>
                              <a:pt x="695292" y="228243"/>
                            </a:lnTo>
                            <a:lnTo>
                              <a:pt x="720550" y="228243"/>
                            </a:lnTo>
                            <a:lnTo>
                              <a:pt x="720550" y="305281"/>
                            </a:lnTo>
                            <a:cubicBezTo>
                              <a:pt x="720550" y="322617"/>
                              <a:pt x="714465" y="336050"/>
                              <a:pt x="702410" y="345579"/>
                            </a:cubicBezTo>
                            <a:cubicBezTo>
                              <a:pt x="690355" y="354994"/>
                              <a:pt x="673019" y="359816"/>
                              <a:pt x="650631" y="359816"/>
                            </a:cubicBezTo>
                            <a:cubicBezTo>
                              <a:pt x="628243" y="359816"/>
                              <a:pt x="610906" y="355109"/>
                              <a:pt x="598736" y="345579"/>
                            </a:cubicBezTo>
                            <a:cubicBezTo>
                              <a:pt x="586566" y="336165"/>
                              <a:pt x="580481" y="322732"/>
                              <a:pt x="580481" y="305281"/>
                            </a:cubicBezTo>
                            <a:close/>
                            <a:moveTo>
                              <a:pt x="744086" y="228243"/>
                            </a:moveTo>
                            <a:lnTo>
                              <a:pt x="886796" y="228243"/>
                            </a:lnTo>
                            <a:lnTo>
                              <a:pt x="886796" y="252009"/>
                            </a:lnTo>
                            <a:lnTo>
                              <a:pt x="828127" y="252009"/>
                            </a:lnTo>
                            <a:lnTo>
                              <a:pt x="828127" y="356716"/>
                            </a:lnTo>
                            <a:lnTo>
                              <a:pt x="802869" y="356716"/>
                            </a:lnTo>
                            <a:lnTo>
                              <a:pt x="802869" y="252009"/>
                            </a:lnTo>
                            <a:lnTo>
                              <a:pt x="744201" y="252009"/>
                            </a:lnTo>
                            <a:lnTo>
                              <a:pt x="744201" y="228243"/>
                            </a:lnTo>
                            <a:close/>
                            <a:moveTo>
                              <a:pt x="912054" y="228243"/>
                            </a:moveTo>
                            <a:lnTo>
                              <a:pt x="1000228" y="228243"/>
                            </a:lnTo>
                            <a:cubicBezTo>
                              <a:pt x="1015039" y="228243"/>
                              <a:pt x="1026864" y="231458"/>
                              <a:pt x="1035475" y="238002"/>
                            </a:cubicBezTo>
                            <a:cubicBezTo>
                              <a:pt x="1044201" y="244546"/>
                              <a:pt x="1048564" y="253501"/>
                              <a:pt x="1048564" y="265097"/>
                            </a:cubicBezTo>
                            <a:cubicBezTo>
                              <a:pt x="1048564" y="274282"/>
                              <a:pt x="1045808" y="282089"/>
                              <a:pt x="1040182" y="288289"/>
                            </a:cubicBezTo>
                            <a:cubicBezTo>
                              <a:pt x="1034671" y="294604"/>
                              <a:pt x="1027094" y="298737"/>
                              <a:pt x="1017450" y="300918"/>
                            </a:cubicBezTo>
                            <a:cubicBezTo>
                              <a:pt x="1023305" y="302181"/>
                              <a:pt x="1028012" y="304707"/>
                              <a:pt x="1031572" y="308266"/>
                            </a:cubicBezTo>
                            <a:cubicBezTo>
                              <a:pt x="1035131" y="311940"/>
                              <a:pt x="1037886" y="317221"/>
                              <a:pt x="1040067" y="324110"/>
                            </a:cubicBezTo>
                            <a:lnTo>
                              <a:pt x="1050400" y="356716"/>
                            </a:lnTo>
                            <a:lnTo>
                              <a:pt x="1023535" y="356716"/>
                            </a:lnTo>
                            <a:lnTo>
                              <a:pt x="1015728" y="331573"/>
                            </a:lnTo>
                            <a:cubicBezTo>
                              <a:pt x="1014120" y="325947"/>
                              <a:pt x="1011939" y="321584"/>
                              <a:pt x="1009413" y="318484"/>
                            </a:cubicBezTo>
                            <a:cubicBezTo>
                              <a:pt x="1006887" y="315384"/>
                              <a:pt x="1003328" y="313318"/>
                              <a:pt x="998621" y="312055"/>
                            </a:cubicBezTo>
                            <a:cubicBezTo>
                              <a:pt x="994029" y="310792"/>
                              <a:pt x="987714" y="310218"/>
                              <a:pt x="979677" y="310218"/>
                            </a:cubicBezTo>
                            <a:lnTo>
                              <a:pt x="937312" y="310218"/>
                            </a:lnTo>
                            <a:lnTo>
                              <a:pt x="937312" y="356601"/>
                            </a:lnTo>
                            <a:lnTo>
                              <a:pt x="912054" y="356601"/>
                            </a:lnTo>
                            <a:lnTo>
                              <a:pt x="912054" y="228128"/>
                            </a:lnTo>
                            <a:close/>
                            <a:moveTo>
                              <a:pt x="1021009" y="269460"/>
                            </a:moveTo>
                            <a:cubicBezTo>
                              <a:pt x="1021009" y="263834"/>
                              <a:pt x="1019057" y="259472"/>
                              <a:pt x="1015154" y="256372"/>
                            </a:cubicBezTo>
                            <a:cubicBezTo>
                              <a:pt x="1011250" y="253272"/>
                              <a:pt x="1005739" y="251665"/>
                              <a:pt x="998736" y="251665"/>
                            </a:cubicBezTo>
                            <a:lnTo>
                              <a:pt x="937312" y="251665"/>
                            </a:lnTo>
                            <a:lnTo>
                              <a:pt x="937312" y="287371"/>
                            </a:lnTo>
                            <a:lnTo>
                              <a:pt x="998736" y="287371"/>
                            </a:lnTo>
                            <a:cubicBezTo>
                              <a:pt x="1005739" y="287371"/>
                              <a:pt x="1011250" y="285763"/>
                              <a:pt x="1015154" y="282663"/>
                            </a:cubicBezTo>
                            <a:cubicBezTo>
                              <a:pt x="1019057" y="279563"/>
                              <a:pt x="1021009" y="275201"/>
                              <a:pt x="1021009" y="269575"/>
                            </a:cubicBezTo>
                            <a:close/>
                            <a:moveTo>
                              <a:pt x="1075085" y="305281"/>
                            </a:moveTo>
                            <a:lnTo>
                              <a:pt x="1075085" y="228243"/>
                            </a:lnTo>
                            <a:lnTo>
                              <a:pt x="1100343" y="228243"/>
                            </a:lnTo>
                            <a:lnTo>
                              <a:pt x="1100343" y="301837"/>
                            </a:lnTo>
                            <a:cubicBezTo>
                              <a:pt x="1100343" y="313547"/>
                              <a:pt x="1103902" y="322273"/>
                              <a:pt x="1111135" y="327899"/>
                            </a:cubicBezTo>
                            <a:cubicBezTo>
                              <a:pt x="1118368" y="333524"/>
                              <a:pt x="1129620" y="336280"/>
                              <a:pt x="1145004" y="336280"/>
                            </a:cubicBezTo>
                            <a:cubicBezTo>
                              <a:pt x="1160389" y="336280"/>
                              <a:pt x="1171640" y="333524"/>
                              <a:pt x="1178873" y="327899"/>
                            </a:cubicBezTo>
                            <a:cubicBezTo>
                              <a:pt x="1186106" y="322273"/>
                              <a:pt x="1189666" y="313547"/>
                              <a:pt x="1189666" y="301837"/>
                            </a:cubicBezTo>
                            <a:lnTo>
                              <a:pt x="1189666" y="228243"/>
                            </a:lnTo>
                            <a:lnTo>
                              <a:pt x="1214924" y="228243"/>
                            </a:lnTo>
                            <a:lnTo>
                              <a:pt x="1214924" y="305281"/>
                            </a:lnTo>
                            <a:cubicBezTo>
                              <a:pt x="1214924" y="322617"/>
                              <a:pt x="1208839" y="336050"/>
                              <a:pt x="1196784" y="345579"/>
                            </a:cubicBezTo>
                            <a:cubicBezTo>
                              <a:pt x="1184729" y="354994"/>
                              <a:pt x="1167392" y="359816"/>
                              <a:pt x="1145004" y="359816"/>
                            </a:cubicBezTo>
                            <a:cubicBezTo>
                              <a:pt x="1122616" y="359816"/>
                              <a:pt x="1105280" y="355109"/>
                              <a:pt x="1093110" y="345579"/>
                            </a:cubicBezTo>
                            <a:cubicBezTo>
                              <a:pt x="1080940" y="336165"/>
                              <a:pt x="1074855" y="322732"/>
                              <a:pt x="1074855" y="305281"/>
                            </a:cubicBezTo>
                            <a:close/>
                            <a:moveTo>
                              <a:pt x="1246152" y="228243"/>
                            </a:moveTo>
                            <a:lnTo>
                              <a:pt x="1272788" y="228243"/>
                            </a:lnTo>
                            <a:lnTo>
                              <a:pt x="1365785" y="323880"/>
                            </a:lnTo>
                            <a:lnTo>
                              <a:pt x="1365785" y="228243"/>
                            </a:lnTo>
                            <a:lnTo>
                              <a:pt x="1391043" y="228243"/>
                            </a:lnTo>
                            <a:lnTo>
                              <a:pt x="1391043" y="343283"/>
                            </a:lnTo>
                            <a:cubicBezTo>
                              <a:pt x="1391043" y="352238"/>
                              <a:pt x="1386565" y="356716"/>
                              <a:pt x="1377610" y="356716"/>
                            </a:cubicBezTo>
                            <a:lnTo>
                              <a:pt x="1364407" y="356716"/>
                            </a:lnTo>
                            <a:lnTo>
                              <a:pt x="1271411" y="260964"/>
                            </a:lnTo>
                            <a:lnTo>
                              <a:pt x="1271411" y="356716"/>
                            </a:lnTo>
                            <a:lnTo>
                              <a:pt x="1246152" y="356716"/>
                            </a:lnTo>
                            <a:lnTo>
                              <a:pt x="1246152" y="228243"/>
                            </a:lnTo>
                            <a:close/>
                          </a:path>
                        </a:pathLst>
                      </a:custGeom>
                      <a:solidFill>
                        <a:srgbClr val="000000"/>
                      </a:solidFill>
                      <a:ln w="114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7079A" id="Graphic 2" o:spid="_x0000_s1026" style="position:absolute;margin-left:424.4pt;margin-top:-11.05pt;width:77.7pt;height:1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8057,359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" path="m7692,3100r122159,l129851,26521r-96900,l32951,54879r88174,l121125,77841r-88174,l32951,108151r96900,l129851,131573r-122159,l7692,3100xm159012,3100r26636,l278645,98737r,-95637l303903,3100r,115040c303903,127095,299426,131573,290470,131573r-13203,l184271,35821r,95752l159012,131573r,-128473xm330769,67164v,-13777,3444,-25717,10218,-35821c347876,21355,357520,13548,370264,8152,382893,2755,397818,,414925,v14810,,28128,2067,39839,6200c466475,10333,476348,16418,484155,24340l466934,42939c460045,36395,452238,31573,443398,28243v-8726,-3214,-18714,-4936,-29851,-4936c395866,23307,382319,27095,372675,34673v-9644,7577,-14352,18369,-14352,32261c358323,80827,363375,92308,373363,100115v9989,7807,24685,11710,43973,11710c424569,111825,432146,111137,439839,109874v7692,-1263,15384,-3560,23077,-6659l462916,83697r-54306,l408610,61079r63720,c481974,61079,486681,66016,486681,76005r,41446c475774,122962,464753,127210,453501,130080v-11251,2985,-23536,4363,-36969,4363c398851,134443,383696,131802,370838,126406v-12859,-5396,-22733,-13088,-29736,-23191c334098,93111,330654,81056,330654,66934r115,230xm511021,108955r36395,l547416,25718r-36395,l511021,3100r98163,l609184,25718r-36395,l572789,108955r36395,l609184,131573r-98163,l511021,108955xm637198,3100r26636,l756830,98737r,-95637l782089,3100r,115040c782089,127095,777611,131573,768656,131573r-13203,l662456,35821r,95752l637198,131573r,-128473xm815269,3100r122158,l937427,26521r-96900,l840527,54879r88174,l928701,77841r-88174,l840527,108151r96900,l937427,131573r-122158,l815269,3100xm966474,3100r122158,l1088632,26521r-96900,l991732,54879r88175,l1079907,77841r-88175,l991732,108151r96900,l1088632,131573r-122158,l966474,3100xm1117794,3100r88175,c1220779,3100,1232605,6315,1241215,12859v8726,6544,13089,15499,13089,27095c1254304,49139,1251548,56946,1245923,63146v-5511,6314,-13089,10448,-22733,12629c1229046,77038,1233753,79564,1237312,83123v3559,3674,6314,8955,8496,15844l1256141,131573r-26866,l1221468,106429v-1607,-5625,-3789,-9988,-6315,-13088c1212628,90241,1209068,88174,1204361,86912v-4592,-1263,-10907,-1837,-18943,-1837l1143052,85075r,46383l1117794,131458r,-128473l1117794,3100xm1226749,44317v,-5626,-1951,-9989,-5855,-13089c1216990,28129,1211479,26521,1204476,26521r-61424,l1143052,62227r61424,c1211479,62227,1216990,60620,1220894,57520v3904,-3100,5855,-7463,5855,-13088l1226749,44317xm1282777,3100r122158,l1404935,26521r-96900,l1308035,54879r88174,l1396209,77841r-88174,l1308035,108151r96900,l1404935,131573r-122158,l1282777,3100xm1434097,3100r75201,c1525256,3100,1539148,5741,1550859,10907v11711,5281,20895,12744,27440,22388c1584843,42939,1588058,54305,1588058,67279v,12974,-3215,24340,-9759,33984c1571754,110907,1562685,118255,1550859,123651v-11711,5281,-25603,7922,-41561,7922l1434097,131573r,-128473xm1560388,67394v,-12744,-4362,-22733,-13088,-29851c1538574,30425,1526175,26866,1509872,26866r-50632,l1459240,107807r50632,c1526060,107807,1538574,104248,1547300,97130v8726,-7119,13088,-16992,13088,-29851l1560388,67394xm,228243r142709,l142709,252009r-58668,l84041,356716r-25258,l58783,252009r-58668,l115,228243r-115,xm152239,292422v,-13662,3329,-25488,10103,-35476c169001,246957,178530,239150,190700,233524v12170,-5510,26521,-8381,43054,-8381c250287,225143,264638,227899,276808,233524v12170,5511,21699,13319,28358,23422c311825,266934,315269,278760,315269,292422v,13663,-3329,25488,-10103,35592c298507,338117,288978,345924,276808,351550v-12170,5511,-26521,8381,-43054,8381c217221,359931,202870,357175,190700,351550v-12170,-5511,-21699,-13433,-28358,-23536c155683,317910,152239,306085,152239,292422xm287600,292422v,-13777,-4822,-24569,-14236,-32261c263834,252468,250631,248565,233754,248565v-16877,,-30080,3903,-39610,11596c184615,267853,179908,278645,179908,292422v,13777,4707,24570,14236,32262c203674,332376,216877,336280,233754,336280v16877,,30080,-3904,39610,-11596c282893,316992,287600,306199,287600,292422xm392766,292422v,-13662,3330,-25488,10104,-35476c409529,246957,419058,239150,431228,233524v12170,-5510,26521,-8381,43054,-8381c490815,225143,505166,227899,517336,233524v12170,5511,21699,13319,28358,23422c552353,266934,555797,278760,555797,292422v,13663,-3329,25488,-10103,35592c539035,338117,529506,345924,517336,351550v-12170,5511,-26521,8381,-43054,8381c457749,359931,443398,357175,431228,351550v-12170,-5511,-21699,-13433,-28358,-23536c396211,317910,392766,306085,392766,292422xm528128,292422v,-13777,-4822,-24569,-14237,-32261c504362,252468,491159,248565,474282,248565v-16877,,-30081,3903,-39610,11596c425143,267853,420436,278645,420436,292422v,13777,4707,24570,14236,32262c444201,332376,457405,336280,474282,336280v16877,,30080,-3904,39609,-11596c523421,316992,528128,306199,528128,292422xm580711,305281r,-77038l605969,228243r,73594c605969,313547,609528,322273,616762,327899v7233,5625,18484,8381,33869,8381c666015,336280,677267,333524,684500,327899v7233,-5626,10792,-14352,10792,-26062l695292,228243r25258,l720550,305281v,17336,-6085,30769,-18140,40298c690355,354994,673019,359816,650631,359816v-22388,,-39725,-4707,-51895,-14237c586566,336165,580481,322732,580481,305281r230,xm744086,228243r142710,l886796,252009r-58669,l828127,356716r-25258,l802869,252009r-58668,l744201,228243r-115,xm912054,228243r88174,c1015039,228243,1026864,231458,1035475,238002v8726,6544,13089,15499,13089,27095c1048564,274282,1045808,282089,1040182,288289v-5511,6315,-13088,10448,-22732,12629c1023305,302181,1028012,304707,1031572,308266v3559,3674,6314,8955,8495,15844l1050400,356716r-26865,l1015728,331573v-1608,-5626,-3789,-9989,-6315,-13089c1006887,315384,1003328,313318,998621,312055v-4592,-1263,-10907,-1837,-18944,-1837l937312,310218r,46383l912054,356601r,-128473l912054,228243xm1021009,269460v,-5626,-1952,-9988,-5855,-13088c1011250,253272,1005739,251665,998736,251665r-61424,l937312,287371r61424,c1005739,287371,1011250,285763,1015154,282663v3903,-3100,5855,-7462,5855,-13088l1021009,269460xm1075085,305281r,-77038l1100343,228243r,73594c1100343,313547,1103902,322273,1111135,327899v7233,5625,18485,8381,33869,8381c1160389,336280,1171640,333524,1178873,327899v7233,-5626,10793,-14352,10793,-26062l1189666,228243r25258,l1214924,305281v,17336,-6085,30769,-18140,40298c1184729,354994,1167392,359816,1145004,359816v-22388,,-39724,-4707,-51894,-14237c1080940,336165,1074855,322732,1074855,305281r230,xm1246152,228243r26636,l1365785,323880r,-95637l1391043,228243r,115040c1391043,352238,1386565,356716,1377610,356716r-13203,l1271411,260964r,95752l1246152,356716r,-128473xe" fillcolor="black" stroked="f" strokeweight=".31875mm">
              <v:stroke joinstyle="miter"/>
              <v:path arrowok="t" o:connecttype="custom" o:connectlocs="4780,1919;80685,1919;80685,16420;20475,16420;20475,33977;75263,33977;75263,48193;20475,48193;20475,66958;80685,66958;80685,81460;4780,81460;4780,1919;98804,1919;115355,1919;173140,61130;173140,1919;188834,1919;188834,73143;180487,81460;172283,81460;114499,22178;114499,81460;98804,81460;98804,1919;205528,41583;211877,19405;230068,5047;257819,0;282574,3839;300836,15069;290136,26584;275511,17486;256963,14430;231566,21467;222649,41440;231994,61983;259317,69233;273300,68025;287639,63903;287639,51819;253895,51819;253895,37815;293488,37815;302406,47056;302406,72716;281789,80535;258818,83236;230425,78261;211948,63903;205456,41440;317530,67456;340144,67456;340144,15923;317530,15923;317530,1919;378524,1919;378524,15923;355910,15923;355910,67456;378524,67456;378524,81460;317530,81460;317530,67456;395931,1919;412482,1919;470266,61130;470266,1919;485961,1919;485961,73143;477614,81460;469411,81460;411626,22178;411626,81460;395931,81460;395931,1919;506578,1919;582483,1919;582483,16420;522272,16420;522272,33977;577061,33977;577061,48193;522272,48193;522272,66958;582483,66958;582483,81460;506578,81460;506578,1919;600531,1919;676436,1919;676436,16420;616226,16420;616226,33977;671014,33977;671014,48193;616226,48193;616226,66958;676436,66958;676436,81460;600531,81460;600531,1919;694556,1919;749345,1919;771245,7961;779378,24736;774171,39095;760045,46914;768820,51463;774099,61272;780520,81460;763826,81460;758975,65892;755051,57789;748345,53809;736575,52672;710250,52672;710250,81388;694556,81388;694556,1848;762257,27438;758618,19334;748417,16420;710250,16420;710250,38526;748417,38526;758618,35612;762257,27509;797070,1919;872975,1919;872975,16420;812765,16420;812765,33977;867553,33977;867553,48193;812765,48193;812765,66958;872975,66958;872975,81460;797070,81460;797070,1919;891095,1919;937822,1919;963647,6753;980697,20614;986761,41654;980697,62694;963647,76555;937822,81460;891095,81460;891095,1919;969568,41725;961435,23244;938179,16633;906718,16633;906718,66746;938179,66746;961435,60135;969568,41654;0,141310;88674,141310;88674,156024;52220,156024;52220,220850;36526,220850;36526,156024;71,156024;71,141310;94596,181044;100873,159081;118494,144579;145246,139391;171998,144579;189619,159081;195897,181044;189619,203080;171998,217652;145246,222841;118494,217652;100873,203080;94596,181044;178704,181044;169858,161071;145246,153892;120634,161071;111788,181044;120634,201018;145246,208198;169858,201018;178704,181044;244050,181044;250329,159081;267949,144579;294701,139391;321453,144579;339074,159081;345352,181044;339074,203080;321453,217652;294701,222841;267949,217652;250329,203080;244050,181044;328159,181044;319313,161071;294701,153892;270089,161071;261243,181044;270089,201018;294701,208198;319313,201018;328159,181044;360832,189006;360832,141310;376527,141310;376527,186873;383233,203009;404278,208198;425323,203009;432029,186873;432029,141310;447723,141310;447723,189006;436452,213955;404278,222769;372032,213955;360689,189006;462348,141310;551022,141310;551022,156024;514568,156024;514568,220850;498873,220850;498873,156024;462419,156024;462419,141310;566717,141310;621505,141310;643406,147352;651539,164127;646331,178486;632206,186304;640981,190854;646259,200663;652680,220850;635987,220850;631136,205284;627212,197180;620506,193200;608735,192062;582411,192062;582411,220779;566717,220779;566717,141239;634417,166828;630779,158725;620578,155811;582411,155811;582411,177917;620578,177917;630779,175002;634417,166899;668018,189006;668018,141310;683713,141310;683713,186873;690418,203009;711463,208198;732508,203009;739215,186873;739215,141310;754909,141310;754909,189006;743637,213955;711463,222769;679218,213955;667875,189006;774313,141310;790863,141310;848648,200521;848648,141310;864343,141310;864343,212534;855996,220850;847792,220850;790008,161568;790008,220850;774313,220850;774313,141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pict>
        </mc:Fallback>
      </mc:AlternateContent>
    </w:r>
    <w:sdt>
      <w:sdtPr>
        <w:alias w:val="{{FormatDateTime(Form.Date,&quot;yyyy-MM-dd&quot; )}}"/>
        <w:tag w:val="{&quot;templafy&quot;:{&quot;id&quot;:&quot;6674b27a-2d7e-435a-8f47-ca6579bc5a68&quot;}}"/>
        <w:id w:val="-1629539865"/>
      </w:sdtPr>
      <w:sdtEndPr/>
      <w:sdtContent>
        <w:r>
          <w:t>​</w:t>
        </w:r>
      </w:sdtContent>
    </w:sdt>
    <w:r w:rsidR="00914748">
      <w:ptab w:relativeTo="margin" w:alignment="center" w:leader="none"/>
    </w:r>
    <w:r w:rsidR="00914748">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B4963F" w14:textId="77777777" w:rsidR="003B02DE" w:rsidRDefault="003B02DE" w:rsidP="004266B9">
      <w:pPr>
        <w:pStyle w:val="FootnoteSeparator"/>
      </w:pPr>
    </w:p>
  </w:footnote>
  <w:footnote w:type="continuationSeparator" w:id="0">
    <w:p w14:paraId="1663B4A5" w14:textId="77777777" w:rsidR="003B02DE" w:rsidRDefault="003B02DE" w:rsidP="004266B9">
      <w:pPr>
        <w:pStyle w:val="FootnoteSeparatorcont"/>
      </w:pPr>
    </w:p>
  </w:footnote>
  <w:footnote w:type="continuationNotice" w:id="1">
    <w:p w14:paraId="0462CCC7" w14:textId="77777777" w:rsidR="003B02DE" w:rsidRDefault="003B02DE"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57EAE" w14:textId="77777777" w:rsidR="007C67BB" w:rsidRDefault="007C6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24871" w14:textId="77777777" w:rsidR="00987223" w:rsidRDefault="00A76550" w:rsidP="00232219">
    <w:pPr>
      <w:pStyle w:val="Header"/>
    </w:pPr>
    <w:r>
      <w:ptab w:relativeTo="margin" w:alignment="right" w:leader="none"/>
    </w:r>
    <w:sdt>
      <w:sdtPr>
        <w:alias w:val="Title"/>
        <w:tag w:val="{&quot;templafy&quot;:{&quot;id&quot;:&quot;539985a7-bfab-4b17-97ef-0249612fa36b&quot;}}"/>
        <w:id w:val="1000007233"/>
      </w:sdtPr>
      <w:sdtEndPr/>
      <w:sdtContent>
        <w: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70739" w14:textId="77777777" w:rsidR="00987223" w:rsidRDefault="00987223" w:rsidP="00B674A7">
    <w:pPr>
      <w:pStyle w:val="Header"/>
    </w:pPr>
    <w:r>
      <w:rPr>
        <w:noProof/>
      </w:rPr>
      <mc:AlternateContent>
        <mc:Choice Requires="wpg">
          <w:drawing>
            <wp:anchor distT="0" distB="0" distL="114300" distR="114300" simplePos="0" relativeHeight="251658240" behindDoc="1" locked="1" layoutInCell="1" allowOverlap="1" wp14:anchorId="5686B6ED" wp14:editId="09248EBF">
              <wp:simplePos x="0" y="0"/>
              <wp:positionH relativeFrom="page">
                <wp:align>right</wp:align>
              </wp:positionH>
              <wp:positionV relativeFrom="page">
                <wp:align>top</wp:align>
              </wp:positionV>
              <wp:extent cx="1439640" cy="899280"/>
              <wp:effectExtent l="0" t="0" r="0" b="0"/>
              <wp:wrapNone/>
              <wp:docPr id="2"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1"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C7CA0A"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">
                <v:imagedata r:id="rId2" o:title=""/>
              </v:shape>
              <w10:wrap anchorx="page" anchory="page"/>
              <w10:anchorlock/>
            </v:group>
          </w:pict>
        </mc:Fallback>
      </mc:AlternateContent>
    </w:r>
    <w:r>
      <w:rPr>
        <w:noProof/>
      </w:rPr>
      <mc:AlternateContent>
        <mc:Choice Requires="wps">
          <w:drawing>
            <wp:anchor distT="0" distB="0" distL="114300" distR="114300" simplePos="0" relativeHeight="251660288" behindDoc="0" locked="1" layoutInCell="1" allowOverlap="1" wp14:anchorId="5A84F766" wp14:editId="3A13DEDE">
              <wp:simplePos x="0" y="0"/>
              <wp:positionH relativeFrom="margin">
                <wp:posOffset>0</wp:posOffset>
              </wp:positionH>
              <wp:positionV relativeFrom="margin">
                <wp:posOffset>0</wp:posOffset>
              </wp:positionV>
              <wp:extent cx="5939640" cy="687600"/>
              <wp:effectExtent l="0" t="0" r="0" b="0"/>
              <wp:wrapTopAndBottom/>
              <wp:docPr id="3" name="Rectangle 3"/>
              <wp:cNvGraphicFramePr/>
              <a:graphic xmlns:a="http://schemas.openxmlformats.org/drawingml/2006/main">
                <a:graphicData uri="http://schemas.microsoft.com/office/word/2010/wordprocessingShape">
                  <wps:wsp>
                    <wps:cNvSpPr/>
                    <wps:spPr bwMode="gray">
                      <a:xfrm>
                        <a:off x="0" y="0"/>
                        <a:ext cx="5939640" cy="68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8A8BB5" w14:textId="77777777" w:rsidR="00F30110" w:rsidRDefault="00F30110" w:rsidP="00F301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4F766" id="Rectangle 3" o:spid="_x0000_s1026" style="position:absolute;margin-left:0;margin-top:0;width:467.7pt;height:54.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" filled="f" stroked="f" strokeweight="2pt">
              <v:textbox>
                <w:txbxContent>
                  <w:p w14:paraId="488A8BB5" w14:textId="77777777" w:rsidR="00F30110" w:rsidRDefault="00F30110" w:rsidP="00F30110">
                    <w:pPr>
                      <w:jc w:val="center"/>
                    </w:pPr>
                  </w:p>
                </w:txbxContent>
              </v:textbox>
              <w10:wrap type="topAndBottom" anchorx="margin" anchory="margin"/>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7F30CBE8"/>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25479B2"/>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6764F6"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6764F6" w:themeColor="text2"/>
      </w:rPr>
    </w:lvl>
    <w:lvl w:ilvl="2">
      <w:start w:val="1"/>
      <w:numFmt w:val="bullet"/>
      <w:pStyle w:val="Bullet3"/>
      <w:lvlText w:val="–"/>
      <w:lvlJc w:val="left"/>
      <w:pPr>
        <w:tabs>
          <w:tab w:val="num" w:pos="852"/>
        </w:tabs>
        <w:ind w:left="852" w:hanging="284"/>
      </w:pPr>
      <w:rPr>
        <w:rFonts w:ascii="ABBvoice" w:hAnsi="ABBvoice" w:hint="default"/>
        <w:color w:val="auto"/>
        <w:u w:color="6764F6"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4" w15:restartNumberingAfterBreak="0">
    <w:nsid w:val="0F706678"/>
    <w:multiLevelType w:val="multilevel"/>
    <w:tmpl w:val="2206B890"/>
    <w:numStyleLink w:val="ABBBulletList"/>
  </w:abstractNum>
  <w:abstractNum w:abstractNumId="5" w15:restartNumberingAfterBreak="0">
    <w:nsid w:val="110224F4"/>
    <w:multiLevelType w:val="multilevel"/>
    <w:tmpl w:val="2206B890"/>
    <w:numStyleLink w:val="ABBBulletList"/>
  </w:abstractNum>
  <w:abstractNum w:abstractNumId="6" w15:restartNumberingAfterBreak="0">
    <w:nsid w:val="11DE1901"/>
    <w:multiLevelType w:val="hybridMultilevel"/>
    <w:tmpl w:val="896A148E"/>
    <w:lvl w:ilvl="0" w:tplc="16C4B1E8">
      <w:start w:val="1"/>
      <w:numFmt w:val="bullet"/>
      <w:lvlText w:val=""/>
      <w:lvlJc w:val="left"/>
      <w:pPr>
        <w:ind w:left="644" w:hanging="360"/>
      </w:pPr>
      <w:rPr>
        <w:rFonts w:ascii="Wingdings 3" w:hAnsi="Wingdings 3"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5B324D"/>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8" w15:restartNumberingAfterBreak="0">
    <w:nsid w:val="16C36FC2"/>
    <w:multiLevelType w:val="multilevel"/>
    <w:tmpl w:val="2206B890"/>
    <w:numStyleLink w:val="ABBBulletList"/>
  </w:abstractNum>
  <w:abstractNum w:abstractNumId="9" w15:restartNumberingAfterBreak="0">
    <w:nsid w:val="1E9D1B36"/>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207B3B3D"/>
    <w:multiLevelType w:val="multilevel"/>
    <w:tmpl w:val="2206B890"/>
    <w:numStyleLink w:val="ABBBulletList"/>
  </w:abstractNum>
  <w:abstractNum w:abstractNumId="11" w15:restartNumberingAfterBreak="0">
    <w:nsid w:val="23FC2A0C"/>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2" w15:restartNumberingAfterBreak="0">
    <w:nsid w:val="29D22052"/>
    <w:multiLevelType w:val="multilevel"/>
    <w:tmpl w:val="2206B890"/>
    <w:numStyleLink w:val="ABBBulletList"/>
  </w:abstractNum>
  <w:abstractNum w:abstractNumId="13" w15:restartNumberingAfterBreak="0">
    <w:nsid w:val="2FEF2F94"/>
    <w:multiLevelType w:val="multilevel"/>
    <w:tmpl w:val="2206B890"/>
    <w:numStyleLink w:val="ABBBulletList"/>
  </w:abstractNum>
  <w:abstractNum w:abstractNumId="14" w15:restartNumberingAfterBreak="0">
    <w:nsid w:val="30B00BE9"/>
    <w:multiLevelType w:val="multilevel"/>
    <w:tmpl w:val="EDF6B122"/>
    <w:numStyleLink w:val="ABBNumberedList"/>
  </w:abstractNum>
  <w:abstractNum w:abstractNumId="15" w15:restartNumberingAfterBreak="0">
    <w:nsid w:val="31787F92"/>
    <w:multiLevelType w:val="multilevel"/>
    <w:tmpl w:val="EDF6B122"/>
    <w:numStyleLink w:val="ABBNumberedList"/>
  </w:abstractNum>
  <w:abstractNum w:abstractNumId="16" w15:restartNumberingAfterBreak="0">
    <w:nsid w:val="3409681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9D5A10"/>
    <w:multiLevelType w:val="hybridMultilevel"/>
    <w:tmpl w:val="C16E4F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D8008A7"/>
    <w:multiLevelType w:val="hybridMultilevel"/>
    <w:tmpl w:val="19F88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F556E84"/>
    <w:multiLevelType w:val="multilevel"/>
    <w:tmpl w:val="EDF6B122"/>
    <w:numStyleLink w:val="ABBNumberedList"/>
  </w:abstractNum>
  <w:abstractNum w:abstractNumId="20" w15:restartNumberingAfterBreak="0">
    <w:nsid w:val="43B41E7E"/>
    <w:multiLevelType w:val="hybridMultilevel"/>
    <w:tmpl w:val="1FC2B5FE"/>
    <w:lvl w:ilvl="0" w:tplc="CCC2E4AE">
      <w:start w:val="1"/>
      <w:numFmt w:val="bullet"/>
      <w:lvlText w:val="—"/>
      <w:lvlJc w:val="left"/>
      <w:pPr>
        <w:ind w:left="748" w:hanging="360"/>
      </w:pPr>
      <w:rPr>
        <w:rFonts w:asciiTheme="majorHAnsi" w:hAnsiTheme="majorHAnsi" w:hint="default"/>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21" w15:restartNumberingAfterBreak="0">
    <w:nsid w:val="44AB0E1C"/>
    <w:multiLevelType w:val="multilevel"/>
    <w:tmpl w:val="2206B890"/>
    <w:numStyleLink w:val="ABBBulletList"/>
  </w:abstractNum>
  <w:abstractNum w:abstractNumId="22" w15:restartNumberingAfterBreak="0">
    <w:nsid w:val="457971DE"/>
    <w:multiLevelType w:val="hybridMultilevel"/>
    <w:tmpl w:val="A5B82556"/>
    <w:lvl w:ilvl="0" w:tplc="EA82056E">
      <w:start w:val="1"/>
      <w:numFmt w:val="bullet"/>
      <w:pStyle w:val="T0Cursor"/>
      <w:lvlText w:val="—"/>
      <w:lvlJc w:val="left"/>
      <w:pPr>
        <w:ind w:left="1428" w:hanging="360"/>
      </w:pPr>
      <w:rPr>
        <w:rFonts w:ascii="ABBvoice" w:hAnsi="ABBvoice" w:hint="default"/>
        <w:b w:val="0"/>
        <w:bCs/>
        <w:i w:val="0"/>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3" w15:restartNumberingAfterBreak="0">
    <w:nsid w:val="48F111EC"/>
    <w:multiLevelType w:val="multilevel"/>
    <w:tmpl w:val="2206B890"/>
    <w:numStyleLink w:val="ABBBulletList"/>
  </w:abstractNum>
  <w:abstractNum w:abstractNumId="24" w15:restartNumberingAfterBreak="0">
    <w:nsid w:val="48F229D5"/>
    <w:multiLevelType w:val="multilevel"/>
    <w:tmpl w:val="EDF6B122"/>
    <w:numStyleLink w:val="ABBNumberedList"/>
  </w:abstractNum>
  <w:abstractNum w:abstractNumId="25" w15:restartNumberingAfterBreak="0">
    <w:nsid w:val="4DAF74C3"/>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6"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BA47C4C"/>
    <w:multiLevelType w:val="multilevel"/>
    <w:tmpl w:val="2206B890"/>
    <w:numStyleLink w:val="ABBBulletList"/>
  </w:abstractNum>
  <w:abstractNum w:abstractNumId="28" w15:restartNumberingAfterBreak="0">
    <w:nsid w:val="5CB97280"/>
    <w:multiLevelType w:val="hybridMultilevel"/>
    <w:tmpl w:val="C63213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54E22F7"/>
    <w:multiLevelType w:val="hybridMultilevel"/>
    <w:tmpl w:val="52C495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80B388C"/>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1" w15:restartNumberingAfterBreak="0">
    <w:nsid w:val="71580E58"/>
    <w:multiLevelType w:val="hybridMultilevel"/>
    <w:tmpl w:val="0D70DE26"/>
    <w:lvl w:ilvl="0" w:tplc="3850B140">
      <w:start w:val="1"/>
      <w:numFmt w:val="bullet"/>
      <w:lvlText w:val=""/>
      <w:lvlJc w:val="left"/>
      <w:pPr>
        <w:ind w:left="720" w:hanging="360"/>
      </w:pPr>
      <w:rPr>
        <w:rFonts w:ascii="Wingdings 3" w:hAnsi="Wingdings 3"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8214A7F"/>
    <w:multiLevelType w:val="multilevel"/>
    <w:tmpl w:val="22E27E10"/>
    <w:lvl w:ilvl="0">
      <w:start w:val="1"/>
      <w:numFmt w:val="bullet"/>
      <w:lvlText w:val=""/>
      <w:lvlJc w:val="left"/>
      <w:pPr>
        <w:tabs>
          <w:tab w:val="num" w:pos="284"/>
        </w:tabs>
        <w:ind w:left="284" w:hanging="284"/>
      </w:pPr>
      <w:rPr>
        <w:rFonts w:ascii="Wingdings 3" w:hAnsi="Wingdings 3" w:hint="default"/>
      </w:rPr>
    </w:lvl>
    <w:lvl w:ilvl="1">
      <w:start w:val="1"/>
      <w:numFmt w:val="bullet"/>
      <w:lvlText w:val=""/>
      <w:lvlJc w:val="left"/>
      <w:pPr>
        <w:tabs>
          <w:tab w:val="num" w:pos="567"/>
        </w:tabs>
        <w:ind w:left="568" w:hanging="284"/>
      </w:pPr>
      <w:rPr>
        <w:rFonts w:ascii="Wingdings 3" w:hAnsi="Wingdings 3" w:hint="default"/>
      </w:rPr>
    </w:lvl>
    <w:lvl w:ilvl="2">
      <w:start w:val="1"/>
      <w:numFmt w:val="bullet"/>
      <w:lvlText w:val=""/>
      <w:lvlJc w:val="left"/>
      <w:pPr>
        <w:tabs>
          <w:tab w:val="num" w:pos="851"/>
        </w:tabs>
        <w:ind w:left="852" w:hanging="284"/>
      </w:pPr>
      <w:rPr>
        <w:rFonts w:ascii="Wingdings 3" w:hAnsi="Wingdings 3" w:hint="default"/>
      </w:rPr>
    </w:lvl>
    <w:lvl w:ilvl="3">
      <w:start w:val="1"/>
      <w:numFmt w:val="bullet"/>
      <w:lvlText w:val=""/>
      <w:lvlJc w:val="left"/>
      <w:pPr>
        <w:tabs>
          <w:tab w:val="num" w:pos="1134"/>
        </w:tabs>
        <w:ind w:left="1136" w:hanging="284"/>
      </w:pPr>
      <w:rPr>
        <w:rFonts w:ascii="Wingdings 3" w:hAnsi="Wingdings 3"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3" w15:restartNumberingAfterBreak="0">
    <w:nsid w:val="7A736B77"/>
    <w:multiLevelType w:val="hybridMultilevel"/>
    <w:tmpl w:val="12B06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B9D19FC"/>
    <w:multiLevelType w:val="multilevel"/>
    <w:tmpl w:val="EDF6B122"/>
    <w:numStyleLink w:val="ABBNumberedList"/>
  </w:abstractNum>
  <w:num w:numId="1" w16cid:durableId="881866403">
    <w:abstractNumId w:val="2"/>
  </w:num>
  <w:num w:numId="2" w16cid:durableId="1864320803">
    <w:abstractNumId w:val="3"/>
  </w:num>
  <w:num w:numId="3" w16cid:durableId="1081951365">
    <w:abstractNumId w:val="15"/>
  </w:num>
  <w:num w:numId="4" w16cid:durableId="303659573">
    <w:abstractNumId w:val="4"/>
  </w:num>
  <w:num w:numId="5" w16cid:durableId="1360551122">
    <w:abstractNumId w:val="30"/>
  </w:num>
  <w:num w:numId="6" w16cid:durableId="1115368219">
    <w:abstractNumId w:val="7"/>
  </w:num>
  <w:num w:numId="7" w16cid:durableId="32195613">
    <w:abstractNumId w:val="1"/>
  </w:num>
  <w:num w:numId="8" w16cid:durableId="2060399504">
    <w:abstractNumId w:val="25"/>
  </w:num>
  <w:num w:numId="9" w16cid:durableId="1570068998">
    <w:abstractNumId w:val="32"/>
  </w:num>
  <w:num w:numId="10" w16cid:durableId="1226649193">
    <w:abstractNumId w:val="31"/>
  </w:num>
  <w:num w:numId="11" w16cid:durableId="849562167">
    <w:abstractNumId w:val="9"/>
  </w:num>
  <w:num w:numId="12" w16cid:durableId="1494686039">
    <w:abstractNumId w:val="6"/>
  </w:num>
  <w:num w:numId="13" w16cid:durableId="855659723">
    <w:abstractNumId w:val="11"/>
  </w:num>
  <w:num w:numId="14" w16cid:durableId="1005787949">
    <w:abstractNumId w:val="23"/>
  </w:num>
  <w:num w:numId="15" w16cid:durableId="338241277">
    <w:abstractNumId w:val="12"/>
  </w:num>
  <w:num w:numId="16" w16cid:durableId="1982465751">
    <w:abstractNumId w:val="21"/>
  </w:num>
  <w:num w:numId="17" w16cid:durableId="1869366530">
    <w:abstractNumId w:val="17"/>
  </w:num>
  <w:num w:numId="18" w16cid:durableId="1310940344">
    <w:abstractNumId w:val="28"/>
  </w:num>
  <w:num w:numId="19" w16cid:durableId="1222256812">
    <w:abstractNumId w:val="29"/>
  </w:num>
  <w:num w:numId="20" w16cid:durableId="87969486">
    <w:abstractNumId w:val="18"/>
  </w:num>
  <w:num w:numId="21" w16cid:durableId="1783958279">
    <w:abstractNumId w:val="0"/>
  </w:num>
  <w:num w:numId="22" w16cid:durableId="689334785">
    <w:abstractNumId w:val="10"/>
  </w:num>
  <w:num w:numId="23" w16cid:durableId="595789102">
    <w:abstractNumId w:val="24"/>
  </w:num>
  <w:num w:numId="24" w16cid:durableId="705134294">
    <w:abstractNumId w:val="19"/>
  </w:num>
  <w:num w:numId="25" w16cid:durableId="1927961269">
    <w:abstractNumId w:val="27"/>
  </w:num>
  <w:num w:numId="26" w16cid:durableId="20900354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939315">
    <w:abstractNumId w:val="8"/>
  </w:num>
  <w:num w:numId="28" w16cid:durableId="1820804251">
    <w:abstractNumId w:val="16"/>
  </w:num>
  <w:num w:numId="29" w16cid:durableId="1486044949">
    <w:abstractNumId w:val="33"/>
  </w:num>
  <w:num w:numId="30" w16cid:durableId="1876654532">
    <w:abstractNumId w:val="20"/>
  </w:num>
  <w:num w:numId="31" w16cid:durableId="929318646">
    <w:abstractNumId w:val="22"/>
  </w:num>
  <w:num w:numId="32" w16cid:durableId="829639583">
    <w:abstractNumId w:val="26"/>
  </w:num>
  <w:num w:numId="33" w16cid:durableId="1821385208">
    <w:abstractNumId w:val="13"/>
  </w:num>
  <w:num w:numId="34" w16cid:durableId="2046175346">
    <w:abstractNumId w:val="5"/>
  </w:num>
  <w:num w:numId="35" w16cid:durableId="117261961">
    <w:abstractNumId w:val="34"/>
  </w:num>
  <w:num w:numId="36" w16cid:durableId="658264622">
    <w:abstractNumId w:val="14"/>
  </w:num>
  <w:num w:numId="37" w16cid:durableId="530067399">
    <w:abstractNumId w:val="2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ripathy Rao">
    <w15:presenceInfo w15:providerId="AD" w15:userId="S::sripathy.rao@in.abb.com::15070e16-0019-43a3-b6a7-c74b8e2bb29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trackRevisions/>
  <w:defaultTabStop w:val="709"/>
  <w:autoHyphenation/>
  <w:consecutiveHyphenLimit w:val="3"/>
  <w:hyphenationZone w:val="425"/>
  <w:doNotHyphenateCaps/>
  <w:drawingGridHorizontalSpacing w:val="181"/>
  <w:drawingGridVerticalSpacing w:val="181"/>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BB"/>
    <w:rsid w:val="00001506"/>
    <w:rsid w:val="000024F0"/>
    <w:rsid w:val="00005BC3"/>
    <w:rsid w:val="00010945"/>
    <w:rsid w:val="00010B2C"/>
    <w:rsid w:val="0001134F"/>
    <w:rsid w:val="00011AB4"/>
    <w:rsid w:val="00012122"/>
    <w:rsid w:val="000316EC"/>
    <w:rsid w:val="00032B92"/>
    <w:rsid w:val="00034286"/>
    <w:rsid w:val="000349BC"/>
    <w:rsid w:val="00034C65"/>
    <w:rsid w:val="000377AB"/>
    <w:rsid w:val="00041AAD"/>
    <w:rsid w:val="00047D44"/>
    <w:rsid w:val="00047D9B"/>
    <w:rsid w:val="00047F92"/>
    <w:rsid w:val="00052F24"/>
    <w:rsid w:val="00053E6C"/>
    <w:rsid w:val="0005548E"/>
    <w:rsid w:val="0005574C"/>
    <w:rsid w:val="00055E5E"/>
    <w:rsid w:val="00057D3C"/>
    <w:rsid w:val="000718C1"/>
    <w:rsid w:val="0008259C"/>
    <w:rsid w:val="00082633"/>
    <w:rsid w:val="00090D8F"/>
    <w:rsid w:val="000A1C88"/>
    <w:rsid w:val="000A2575"/>
    <w:rsid w:val="000A45FD"/>
    <w:rsid w:val="000A640E"/>
    <w:rsid w:val="000B5EBD"/>
    <w:rsid w:val="000C1A31"/>
    <w:rsid w:val="000C31C4"/>
    <w:rsid w:val="000C48BA"/>
    <w:rsid w:val="000D36F0"/>
    <w:rsid w:val="000E3A20"/>
    <w:rsid w:val="000E4F4F"/>
    <w:rsid w:val="000F0887"/>
    <w:rsid w:val="000F18AF"/>
    <w:rsid w:val="00103980"/>
    <w:rsid w:val="00103E95"/>
    <w:rsid w:val="00104791"/>
    <w:rsid w:val="00114AA0"/>
    <w:rsid w:val="00115E9B"/>
    <w:rsid w:val="001166D7"/>
    <w:rsid w:val="001167A5"/>
    <w:rsid w:val="001205EA"/>
    <w:rsid w:val="00121069"/>
    <w:rsid w:val="00132B5E"/>
    <w:rsid w:val="00134512"/>
    <w:rsid w:val="00140AEA"/>
    <w:rsid w:val="001443FA"/>
    <w:rsid w:val="00145579"/>
    <w:rsid w:val="0015411E"/>
    <w:rsid w:val="00154ECF"/>
    <w:rsid w:val="00166C34"/>
    <w:rsid w:val="001716A3"/>
    <w:rsid w:val="00173FD2"/>
    <w:rsid w:val="00180ABF"/>
    <w:rsid w:val="0018377C"/>
    <w:rsid w:val="00186263"/>
    <w:rsid w:val="001904D9"/>
    <w:rsid w:val="001907E2"/>
    <w:rsid w:val="00192AAD"/>
    <w:rsid w:val="001A54AA"/>
    <w:rsid w:val="001A765C"/>
    <w:rsid w:val="001A7857"/>
    <w:rsid w:val="001B2C44"/>
    <w:rsid w:val="001B3902"/>
    <w:rsid w:val="001C21CC"/>
    <w:rsid w:val="001C2572"/>
    <w:rsid w:val="001C77EE"/>
    <w:rsid w:val="001D30CF"/>
    <w:rsid w:val="001D5BBF"/>
    <w:rsid w:val="001E0E38"/>
    <w:rsid w:val="001E25FA"/>
    <w:rsid w:val="001E3056"/>
    <w:rsid w:val="001E30F1"/>
    <w:rsid w:val="001E4552"/>
    <w:rsid w:val="001E478C"/>
    <w:rsid w:val="001E5AA1"/>
    <w:rsid w:val="001F10CC"/>
    <w:rsid w:val="001F16AA"/>
    <w:rsid w:val="001F4FAA"/>
    <w:rsid w:val="002159BC"/>
    <w:rsid w:val="00217A29"/>
    <w:rsid w:val="002209B2"/>
    <w:rsid w:val="00222B83"/>
    <w:rsid w:val="002237F9"/>
    <w:rsid w:val="00224E34"/>
    <w:rsid w:val="002270A2"/>
    <w:rsid w:val="00232219"/>
    <w:rsid w:val="00232EDA"/>
    <w:rsid w:val="002367BA"/>
    <w:rsid w:val="002435C0"/>
    <w:rsid w:val="00243ADF"/>
    <w:rsid w:val="00247D5A"/>
    <w:rsid w:val="0025525C"/>
    <w:rsid w:val="0026226A"/>
    <w:rsid w:val="0026612B"/>
    <w:rsid w:val="00266E41"/>
    <w:rsid w:val="00271245"/>
    <w:rsid w:val="00272B18"/>
    <w:rsid w:val="002730A2"/>
    <w:rsid w:val="00281D44"/>
    <w:rsid w:val="00283492"/>
    <w:rsid w:val="0028785F"/>
    <w:rsid w:val="002929F6"/>
    <w:rsid w:val="002A033B"/>
    <w:rsid w:val="002A42DE"/>
    <w:rsid w:val="002A63F8"/>
    <w:rsid w:val="002B20C6"/>
    <w:rsid w:val="002B3F45"/>
    <w:rsid w:val="002C214F"/>
    <w:rsid w:val="002C45F5"/>
    <w:rsid w:val="002C564B"/>
    <w:rsid w:val="002D08EC"/>
    <w:rsid w:val="002D14C0"/>
    <w:rsid w:val="002D3DA9"/>
    <w:rsid w:val="002D41B0"/>
    <w:rsid w:val="002E149F"/>
    <w:rsid w:val="002E76D1"/>
    <w:rsid w:val="002E7AE9"/>
    <w:rsid w:val="002F05A0"/>
    <w:rsid w:val="002F139A"/>
    <w:rsid w:val="002F2B39"/>
    <w:rsid w:val="002F2D31"/>
    <w:rsid w:val="002F504A"/>
    <w:rsid w:val="002F64D8"/>
    <w:rsid w:val="00303263"/>
    <w:rsid w:val="00310AB3"/>
    <w:rsid w:val="00312ABA"/>
    <w:rsid w:val="00314D89"/>
    <w:rsid w:val="00315040"/>
    <w:rsid w:val="003150E5"/>
    <w:rsid w:val="00324B9B"/>
    <w:rsid w:val="0032711B"/>
    <w:rsid w:val="003306A2"/>
    <w:rsid w:val="00332CBB"/>
    <w:rsid w:val="00333574"/>
    <w:rsid w:val="00350B62"/>
    <w:rsid w:val="00351A44"/>
    <w:rsid w:val="00355B36"/>
    <w:rsid w:val="003572C7"/>
    <w:rsid w:val="00357560"/>
    <w:rsid w:val="00366DC8"/>
    <w:rsid w:val="00371AF9"/>
    <w:rsid w:val="00372114"/>
    <w:rsid w:val="00372823"/>
    <w:rsid w:val="00372CFE"/>
    <w:rsid w:val="003736C4"/>
    <w:rsid w:val="00374CE1"/>
    <w:rsid w:val="003800D5"/>
    <w:rsid w:val="003801C9"/>
    <w:rsid w:val="0038051D"/>
    <w:rsid w:val="003917C6"/>
    <w:rsid w:val="003A57D9"/>
    <w:rsid w:val="003B02DE"/>
    <w:rsid w:val="003B27C3"/>
    <w:rsid w:val="003B55A6"/>
    <w:rsid w:val="003C7ABF"/>
    <w:rsid w:val="003D001B"/>
    <w:rsid w:val="003D1F27"/>
    <w:rsid w:val="003D3F5A"/>
    <w:rsid w:val="003E40F0"/>
    <w:rsid w:val="003F0581"/>
    <w:rsid w:val="003F0DEE"/>
    <w:rsid w:val="003F4A41"/>
    <w:rsid w:val="004002B7"/>
    <w:rsid w:val="00401031"/>
    <w:rsid w:val="0040437B"/>
    <w:rsid w:val="00421650"/>
    <w:rsid w:val="004266B9"/>
    <w:rsid w:val="00430760"/>
    <w:rsid w:val="004314D2"/>
    <w:rsid w:val="004319B7"/>
    <w:rsid w:val="00432305"/>
    <w:rsid w:val="00432F83"/>
    <w:rsid w:val="00433600"/>
    <w:rsid w:val="00434B6D"/>
    <w:rsid w:val="004378CC"/>
    <w:rsid w:val="00445474"/>
    <w:rsid w:val="004472BD"/>
    <w:rsid w:val="00447FB8"/>
    <w:rsid w:val="00461899"/>
    <w:rsid w:val="004632EE"/>
    <w:rsid w:val="00470202"/>
    <w:rsid w:val="00472F77"/>
    <w:rsid w:val="004734F1"/>
    <w:rsid w:val="00475307"/>
    <w:rsid w:val="00475510"/>
    <w:rsid w:val="004803B0"/>
    <w:rsid w:val="0048704E"/>
    <w:rsid w:val="004873F3"/>
    <w:rsid w:val="0049122E"/>
    <w:rsid w:val="00492FC3"/>
    <w:rsid w:val="004965FF"/>
    <w:rsid w:val="004A0BF3"/>
    <w:rsid w:val="004B250F"/>
    <w:rsid w:val="004B53EB"/>
    <w:rsid w:val="004B56CE"/>
    <w:rsid w:val="004B7208"/>
    <w:rsid w:val="004C2164"/>
    <w:rsid w:val="004C28E2"/>
    <w:rsid w:val="004D491B"/>
    <w:rsid w:val="004D6A3E"/>
    <w:rsid w:val="004E0614"/>
    <w:rsid w:val="004E1C3C"/>
    <w:rsid w:val="004E409B"/>
    <w:rsid w:val="004E703C"/>
    <w:rsid w:val="004F0B45"/>
    <w:rsid w:val="004F0DCD"/>
    <w:rsid w:val="004F3B84"/>
    <w:rsid w:val="004F541E"/>
    <w:rsid w:val="004F6000"/>
    <w:rsid w:val="004F7F7E"/>
    <w:rsid w:val="005010C4"/>
    <w:rsid w:val="00504E78"/>
    <w:rsid w:val="0050513D"/>
    <w:rsid w:val="00517842"/>
    <w:rsid w:val="00522C3F"/>
    <w:rsid w:val="0052596D"/>
    <w:rsid w:val="00526933"/>
    <w:rsid w:val="00526FEC"/>
    <w:rsid w:val="00530E7E"/>
    <w:rsid w:val="00543C86"/>
    <w:rsid w:val="00543FEE"/>
    <w:rsid w:val="0054693B"/>
    <w:rsid w:val="0055263C"/>
    <w:rsid w:val="00556333"/>
    <w:rsid w:val="00566C97"/>
    <w:rsid w:val="005676E8"/>
    <w:rsid w:val="00574134"/>
    <w:rsid w:val="0057413B"/>
    <w:rsid w:val="0057584E"/>
    <w:rsid w:val="005760AB"/>
    <w:rsid w:val="00577A98"/>
    <w:rsid w:val="00590054"/>
    <w:rsid w:val="005901C0"/>
    <w:rsid w:val="00594AEF"/>
    <w:rsid w:val="00596621"/>
    <w:rsid w:val="005A06EE"/>
    <w:rsid w:val="005A7C15"/>
    <w:rsid w:val="005A7DAE"/>
    <w:rsid w:val="005A7F0F"/>
    <w:rsid w:val="005B06ED"/>
    <w:rsid w:val="005B38C4"/>
    <w:rsid w:val="005B6102"/>
    <w:rsid w:val="005B74C5"/>
    <w:rsid w:val="005C2861"/>
    <w:rsid w:val="005C6F93"/>
    <w:rsid w:val="005D4BC5"/>
    <w:rsid w:val="005D5877"/>
    <w:rsid w:val="005F4283"/>
    <w:rsid w:val="005F4B7C"/>
    <w:rsid w:val="00602C80"/>
    <w:rsid w:val="00603B0D"/>
    <w:rsid w:val="00610DF2"/>
    <w:rsid w:val="00611069"/>
    <w:rsid w:val="00614267"/>
    <w:rsid w:val="006223B1"/>
    <w:rsid w:val="0062686C"/>
    <w:rsid w:val="00640733"/>
    <w:rsid w:val="00641310"/>
    <w:rsid w:val="0064522A"/>
    <w:rsid w:val="00652168"/>
    <w:rsid w:val="00653DB2"/>
    <w:rsid w:val="00660EBD"/>
    <w:rsid w:val="0067130F"/>
    <w:rsid w:val="00671A17"/>
    <w:rsid w:val="006733DF"/>
    <w:rsid w:val="00674F22"/>
    <w:rsid w:val="00675EAD"/>
    <w:rsid w:val="006A230E"/>
    <w:rsid w:val="006A2528"/>
    <w:rsid w:val="006A3A29"/>
    <w:rsid w:val="006A4635"/>
    <w:rsid w:val="006A4FFD"/>
    <w:rsid w:val="006B00E6"/>
    <w:rsid w:val="006B1924"/>
    <w:rsid w:val="006B55B0"/>
    <w:rsid w:val="006C35D7"/>
    <w:rsid w:val="006C73BA"/>
    <w:rsid w:val="006D3684"/>
    <w:rsid w:val="006D5E5A"/>
    <w:rsid w:val="006E0E29"/>
    <w:rsid w:val="006E389A"/>
    <w:rsid w:val="006E44F1"/>
    <w:rsid w:val="006F3C90"/>
    <w:rsid w:val="0070048C"/>
    <w:rsid w:val="0070365B"/>
    <w:rsid w:val="007037E9"/>
    <w:rsid w:val="00704F6F"/>
    <w:rsid w:val="00711EF4"/>
    <w:rsid w:val="00713487"/>
    <w:rsid w:val="00716A9B"/>
    <w:rsid w:val="0071757B"/>
    <w:rsid w:val="00723910"/>
    <w:rsid w:val="00724AD8"/>
    <w:rsid w:val="00731F1A"/>
    <w:rsid w:val="00732D11"/>
    <w:rsid w:val="00736CDE"/>
    <w:rsid w:val="007458B0"/>
    <w:rsid w:val="0074593E"/>
    <w:rsid w:val="007475B1"/>
    <w:rsid w:val="007523AC"/>
    <w:rsid w:val="00772825"/>
    <w:rsid w:val="00773247"/>
    <w:rsid w:val="00773F87"/>
    <w:rsid w:val="007743FC"/>
    <w:rsid w:val="00775648"/>
    <w:rsid w:val="00775C15"/>
    <w:rsid w:val="007819A2"/>
    <w:rsid w:val="00786AD9"/>
    <w:rsid w:val="0079035B"/>
    <w:rsid w:val="00791E21"/>
    <w:rsid w:val="00792A0B"/>
    <w:rsid w:val="007932D4"/>
    <w:rsid w:val="00795DBD"/>
    <w:rsid w:val="00797473"/>
    <w:rsid w:val="007B38C7"/>
    <w:rsid w:val="007B3B78"/>
    <w:rsid w:val="007B7FEE"/>
    <w:rsid w:val="007C1647"/>
    <w:rsid w:val="007C62CA"/>
    <w:rsid w:val="007C67BB"/>
    <w:rsid w:val="007C7B10"/>
    <w:rsid w:val="007D1721"/>
    <w:rsid w:val="007D29CD"/>
    <w:rsid w:val="007D4776"/>
    <w:rsid w:val="007D4F57"/>
    <w:rsid w:val="007D4FBC"/>
    <w:rsid w:val="007E4B74"/>
    <w:rsid w:val="007E5390"/>
    <w:rsid w:val="007E7B56"/>
    <w:rsid w:val="007F1060"/>
    <w:rsid w:val="007F3F17"/>
    <w:rsid w:val="007F5BA5"/>
    <w:rsid w:val="007F680D"/>
    <w:rsid w:val="007F698E"/>
    <w:rsid w:val="007F6F80"/>
    <w:rsid w:val="0080172A"/>
    <w:rsid w:val="0080599D"/>
    <w:rsid w:val="008169C8"/>
    <w:rsid w:val="00817CA0"/>
    <w:rsid w:val="00823579"/>
    <w:rsid w:val="008256E4"/>
    <w:rsid w:val="00827A1B"/>
    <w:rsid w:val="00827BEC"/>
    <w:rsid w:val="0083499A"/>
    <w:rsid w:val="0083536E"/>
    <w:rsid w:val="00835AE5"/>
    <w:rsid w:val="00835BD4"/>
    <w:rsid w:val="0084316C"/>
    <w:rsid w:val="00850B05"/>
    <w:rsid w:val="00851999"/>
    <w:rsid w:val="00851D6F"/>
    <w:rsid w:val="0085405F"/>
    <w:rsid w:val="00855DF0"/>
    <w:rsid w:val="008674E8"/>
    <w:rsid w:val="00872B99"/>
    <w:rsid w:val="0087441E"/>
    <w:rsid w:val="00875503"/>
    <w:rsid w:val="00883D9E"/>
    <w:rsid w:val="008940E3"/>
    <w:rsid w:val="00894C3F"/>
    <w:rsid w:val="008954BD"/>
    <w:rsid w:val="0089632D"/>
    <w:rsid w:val="008A04A4"/>
    <w:rsid w:val="008A1684"/>
    <w:rsid w:val="008A5C1D"/>
    <w:rsid w:val="008B17EE"/>
    <w:rsid w:val="008B4FB6"/>
    <w:rsid w:val="008C4CC0"/>
    <w:rsid w:val="008C61C6"/>
    <w:rsid w:val="008C66A8"/>
    <w:rsid w:val="008C6EAE"/>
    <w:rsid w:val="008D0EC4"/>
    <w:rsid w:val="008D3373"/>
    <w:rsid w:val="008D5D22"/>
    <w:rsid w:val="008E09A5"/>
    <w:rsid w:val="008E46F7"/>
    <w:rsid w:val="008E5301"/>
    <w:rsid w:val="008E596E"/>
    <w:rsid w:val="008F087D"/>
    <w:rsid w:val="008F2AE2"/>
    <w:rsid w:val="008F6D84"/>
    <w:rsid w:val="0090030E"/>
    <w:rsid w:val="00906448"/>
    <w:rsid w:val="0090788E"/>
    <w:rsid w:val="009109A6"/>
    <w:rsid w:val="00914748"/>
    <w:rsid w:val="0091588C"/>
    <w:rsid w:val="009209C9"/>
    <w:rsid w:val="00920DB7"/>
    <w:rsid w:val="00924657"/>
    <w:rsid w:val="009436F9"/>
    <w:rsid w:val="00952FF4"/>
    <w:rsid w:val="00954065"/>
    <w:rsid w:val="00955404"/>
    <w:rsid w:val="0096518D"/>
    <w:rsid w:val="00970A24"/>
    <w:rsid w:val="009801E4"/>
    <w:rsid w:val="00982697"/>
    <w:rsid w:val="00982E2F"/>
    <w:rsid w:val="00985248"/>
    <w:rsid w:val="00985499"/>
    <w:rsid w:val="00987223"/>
    <w:rsid w:val="0099454A"/>
    <w:rsid w:val="00994D3A"/>
    <w:rsid w:val="009A0776"/>
    <w:rsid w:val="009A196B"/>
    <w:rsid w:val="009A3525"/>
    <w:rsid w:val="009A7184"/>
    <w:rsid w:val="009B10D9"/>
    <w:rsid w:val="009B1C6D"/>
    <w:rsid w:val="009B1C8D"/>
    <w:rsid w:val="009C0ABA"/>
    <w:rsid w:val="009C3E17"/>
    <w:rsid w:val="009D0D69"/>
    <w:rsid w:val="009D40A3"/>
    <w:rsid w:val="009D45C9"/>
    <w:rsid w:val="009D50E1"/>
    <w:rsid w:val="009D7D76"/>
    <w:rsid w:val="009E0D58"/>
    <w:rsid w:val="009E3EDC"/>
    <w:rsid w:val="009E65B1"/>
    <w:rsid w:val="009F0095"/>
    <w:rsid w:val="009F5A4F"/>
    <w:rsid w:val="009F5A63"/>
    <w:rsid w:val="00A02658"/>
    <w:rsid w:val="00A06CF8"/>
    <w:rsid w:val="00A11546"/>
    <w:rsid w:val="00A16B93"/>
    <w:rsid w:val="00A200E2"/>
    <w:rsid w:val="00A21086"/>
    <w:rsid w:val="00A219EB"/>
    <w:rsid w:val="00A21C46"/>
    <w:rsid w:val="00A25472"/>
    <w:rsid w:val="00A32308"/>
    <w:rsid w:val="00A326A7"/>
    <w:rsid w:val="00A34750"/>
    <w:rsid w:val="00A34B84"/>
    <w:rsid w:val="00A3518E"/>
    <w:rsid w:val="00A37EBC"/>
    <w:rsid w:val="00A42B77"/>
    <w:rsid w:val="00A50E00"/>
    <w:rsid w:val="00A52267"/>
    <w:rsid w:val="00A5291F"/>
    <w:rsid w:val="00A5526C"/>
    <w:rsid w:val="00A56A47"/>
    <w:rsid w:val="00A62805"/>
    <w:rsid w:val="00A6595C"/>
    <w:rsid w:val="00A65B9A"/>
    <w:rsid w:val="00A67342"/>
    <w:rsid w:val="00A67955"/>
    <w:rsid w:val="00A714E6"/>
    <w:rsid w:val="00A73524"/>
    <w:rsid w:val="00A76550"/>
    <w:rsid w:val="00A8168B"/>
    <w:rsid w:val="00A879AF"/>
    <w:rsid w:val="00A91D93"/>
    <w:rsid w:val="00A93461"/>
    <w:rsid w:val="00A94717"/>
    <w:rsid w:val="00A96712"/>
    <w:rsid w:val="00A96C23"/>
    <w:rsid w:val="00AA06CD"/>
    <w:rsid w:val="00AA288E"/>
    <w:rsid w:val="00AA3D6D"/>
    <w:rsid w:val="00AA5792"/>
    <w:rsid w:val="00AB3058"/>
    <w:rsid w:val="00AB38EE"/>
    <w:rsid w:val="00AC771B"/>
    <w:rsid w:val="00AD5190"/>
    <w:rsid w:val="00AD5CD4"/>
    <w:rsid w:val="00AE36D8"/>
    <w:rsid w:val="00AE542A"/>
    <w:rsid w:val="00AF14B5"/>
    <w:rsid w:val="00AF5ADF"/>
    <w:rsid w:val="00B0056D"/>
    <w:rsid w:val="00B01918"/>
    <w:rsid w:val="00B05747"/>
    <w:rsid w:val="00B05EB7"/>
    <w:rsid w:val="00B06E18"/>
    <w:rsid w:val="00B15333"/>
    <w:rsid w:val="00B1568D"/>
    <w:rsid w:val="00B16C28"/>
    <w:rsid w:val="00B213BE"/>
    <w:rsid w:val="00B30099"/>
    <w:rsid w:val="00B35CBA"/>
    <w:rsid w:val="00B528EA"/>
    <w:rsid w:val="00B55542"/>
    <w:rsid w:val="00B5557C"/>
    <w:rsid w:val="00B56B65"/>
    <w:rsid w:val="00B60EF3"/>
    <w:rsid w:val="00B614F4"/>
    <w:rsid w:val="00B62667"/>
    <w:rsid w:val="00B674A7"/>
    <w:rsid w:val="00B75271"/>
    <w:rsid w:val="00B77386"/>
    <w:rsid w:val="00B8201F"/>
    <w:rsid w:val="00B92DF9"/>
    <w:rsid w:val="00B95460"/>
    <w:rsid w:val="00BA05C8"/>
    <w:rsid w:val="00BA05F3"/>
    <w:rsid w:val="00BA6D56"/>
    <w:rsid w:val="00BA6FD0"/>
    <w:rsid w:val="00BB2AEE"/>
    <w:rsid w:val="00BB2EE1"/>
    <w:rsid w:val="00BB455D"/>
    <w:rsid w:val="00BC0CB8"/>
    <w:rsid w:val="00BC7205"/>
    <w:rsid w:val="00BD062C"/>
    <w:rsid w:val="00BD5055"/>
    <w:rsid w:val="00BD5AC8"/>
    <w:rsid w:val="00BD5C2F"/>
    <w:rsid w:val="00BD5C58"/>
    <w:rsid w:val="00BD6D84"/>
    <w:rsid w:val="00BE2F93"/>
    <w:rsid w:val="00BE32AC"/>
    <w:rsid w:val="00BE6283"/>
    <w:rsid w:val="00BE6D20"/>
    <w:rsid w:val="00BE742A"/>
    <w:rsid w:val="00BF035B"/>
    <w:rsid w:val="00BF0B0E"/>
    <w:rsid w:val="00BF0FAD"/>
    <w:rsid w:val="00BF2AD0"/>
    <w:rsid w:val="00BF3393"/>
    <w:rsid w:val="00C010CC"/>
    <w:rsid w:val="00C056C8"/>
    <w:rsid w:val="00C0577D"/>
    <w:rsid w:val="00C07364"/>
    <w:rsid w:val="00C12D01"/>
    <w:rsid w:val="00C13C2F"/>
    <w:rsid w:val="00C21B77"/>
    <w:rsid w:val="00C23978"/>
    <w:rsid w:val="00C26018"/>
    <w:rsid w:val="00C26E16"/>
    <w:rsid w:val="00C32F19"/>
    <w:rsid w:val="00C33CC1"/>
    <w:rsid w:val="00C33DF1"/>
    <w:rsid w:val="00C37C3C"/>
    <w:rsid w:val="00C41FEB"/>
    <w:rsid w:val="00C51CE3"/>
    <w:rsid w:val="00C53227"/>
    <w:rsid w:val="00C5513E"/>
    <w:rsid w:val="00C57E46"/>
    <w:rsid w:val="00C60D54"/>
    <w:rsid w:val="00C61325"/>
    <w:rsid w:val="00C61B45"/>
    <w:rsid w:val="00C651FB"/>
    <w:rsid w:val="00C70A31"/>
    <w:rsid w:val="00C75BC8"/>
    <w:rsid w:val="00C818B3"/>
    <w:rsid w:val="00C81F4F"/>
    <w:rsid w:val="00C83CBD"/>
    <w:rsid w:val="00C84E7D"/>
    <w:rsid w:val="00C8685F"/>
    <w:rsid w:val="00C92C6D"/>
    <w:rsid w:val="00C967FF"/>
    <w:rsid w:val="00CA3F01"/>
    <w:rsid w:val="00CA4BEB"/>
    <w:rsid w:val="00CA7B6F"/>
    <w:rsid w:val="00CB2F83"/>
    <w:rsid w:val="00CB4EE6"/>
    <w:rsid w:val="00CB60B9"/>
    <w:rsid w:val="00CC0354"/>
    <w:rsid w:val="00CC25BB"/>
    <w:rsid w:val="00CC2961"/>
    <w:rsid w:val="00CC7CFA"/>
    <w:rsid w:val="00CE2999"/>
    <w:rsid w:val="00CE3A62"/>
    <w:rsid w:val="00CE4745"/>
    <w:rsid w:val="00CF2185"/>
    <w:rsid w:val="00CF38FC"/>
    <w:rsid w:val="00CF618D"/>
    <w:rsid w:val="00D03D0E"/>
    <w:rsid w:val="00D06603"/>
    <w:rsid w:val="00D175BB"/>
    <w:rsid w:val="00D17B0F"/>
    <w:rsid w:val="00D20993"/>
    <w:rsid w:val="00D26AEF"/>
    <w:rsid w:val="00D277AE"/>
    <w:rsid w:val="00D40676"/>
    <w:rsid w:val="00D45EA2"/>
    <w:rsid w:val="00D47266"/>
    <w:rsid w:val="00D51AF5"/>
    <w:rsid w:val="00D52662"/>
    <w:rsid w:val="00D52BE8"/>
    <w:rsid w:val="00D55ADB"/>
    <w:rsid w:val="00D612C4"/>
    <w:rsid w:val="00D6377C"/>
    <w:rsid w:val="00D663F8"/>
    <w:rsid w:val="00D67B84"/>
    <w:rsid w:val="00D745DA"/>
    <w:rsid w:val="00D80330"/>
    <w:rsid w:val="00D837E6"/>
    <w:rsid w:val="00D90C5F"/>
    <w:rsid w:val="00D9372B"/>
    <w:rsid w:val="00D939A0"/>
    <w:rsid w:val="00DA2074"/>
    <w:rsid w:val="00DA35C2"/>
    <w:rsid w:val="00DB2D8E"/>
    <w:rsid w:val="00DB7289"/>
    <w:rsid w:val="00DC3945"/>
    <w:rsid w:val="00DC462D"/>
    <w:rsid w:val="00DC510D"/>
    <w:rsid w:val="00DD107C"/>
    <w:rsid w:val="00DD22CC"/>
    <w:rsid w:val="00DD5377"/>
    <w:rsid w:val="00DE018C"/>
    <w:rsid w:val="00DE0613"/>
    <w:rsid w:val="00DE0B0A"/>
    <w:rsid w:val="00DE2FC8"/>
    <w:rsid w:val="00DE70F0"/>
    <w:rsid w:val="00DE713E"/>
    <w:rsid w:val="00DE79CE"/>
    <w:rsid w:val="00DF0AA5"/>
    <w:rsid w:val="00DF6FCF"/>
    <w:rsid w:val="00E008C5"/>
    <w:rsid w:val="00E03418"/>
    <w:rsid w:val="00E071B3"/>
    <w:rsid w:val="00E3019D"/>
    <w:rsid w:val="00E33DEB"/>
    <w:rsid w:val="00E4373E"/>
    <w:rsid w:val="00E4476C"/>
    <w:rsid w:val="00E44C41"/>
    <w:rsid w:val="00E50BCB"/>
    <w:rsid w:val="00E521A5"/>
    <w:rsid w:val="00E561C3"/>
    <w:rsid w:val="00E6269D"/>
    <w:rsid w:val="00E658E6"/>
    <w:rsid w:val="00E702BA"/>
    <w:rsid w:val="00E73CA0"/>
    <w:rsid w:val="00E77BE9"/>
    <w:rsid w:val="00E80997"/>
    <w:rsid w:val="00E83F34"/>
    <w:rsid w:val="00E845EA"/>
    <w:rsid w:val="00E87835"/>
    <w:rsid w:val="00EA1071"/>
    <w:rsid w:val="00EA2F26"/>
    <w:rsid w:val="00EA42FD"/>
    <w:rsid w:val="00EA5568"/>
    <w:rsid w:val="00EB02F1"/>
    <w:rsid w:val="00EB4E1B"/>
    <w:rsid w:val="00EC0479"/>
    <w:rsid w:val="00EC361B"/>
    <w:rsid w:val="00ED23A8"/>
    <w:rsid w:val="00ED388A"/>
    <w:rsid w:val="00ED3F93"/>
    <w:rsid w:val="00ED4540"/>
    <w:rsid w:val="00ED5BAF"/>
    <w:rsid w:val="00ED5BBF"/>
    <w:rsid w:val="00ED67DD"/>
    <w:rsid w:val="00ED70FE"/>
    <w:rsid w:val="00ED780C"/>
    <w:rsid w:val="00EE02B7"/>
    <w:rsid w:val="00EE7B64"/>
    <w:rsid w:val="00EF4F32"/>
    <w:rsid w:val="00EF64FA"/>
    <w:rsid w:val="00F034DF"/>
    <w:rsid w:val="00F065C8"/>
    <w:rsid w:val="00F1236A"/>
    <w:rsid w:val="00F143FD"/>
    <w:rsid w:val="00F17D1D"/>
    <w:rsid w:val="00F2197A"/>
    <w:rsid w:val="00F21A10"/>
    <w:rsid w:val="00F23C8C"/>
    <w:rsid w:val="00F241D0"/>
    <w:rsid w:val="00F30110"/>
    <w:rsid w:val="00F4035A"/>
    <w:rsid w:val="00F47E76"/>
    <w:rsid w:val="00F5253E"/>
    <w:rsid w:val="00F55096"/>
    <w:rsid w:val="00F603C5"/>
    <w:rsid w:val="00F66A24"/>
    <w:rsid w:val="00F71466"/>
    <w:rsid w:val="00F73E5F"/>
    <w:rsid w:val="00F75DA8"/>
    <w:rsid w:val="00F769F5"/>
    <w:rsid w:val="00F86A3A"/>
    <w:rsid w:val="00F86B39"/>
    <w:rsid w:val="00F87CFD"/>
    <w:rsid w:val="00F9194B"/>
    <w:rsid w:val="00F948C3"/>
    <w:rsid w:val="00F94EBD"/>
    <w:rsid w:val="00F97287"/>
    <w:rsid w:val="00FA0513"/>
    <w:rsid w:val="00FA349D"/>
    <w:rsid w:val="00FA77DF"/>
    <w:rsid w:val="00FB0E8B"/>
    <w:rsid w:val="00FB30B6"/>
    <w:rsid w:val="00FB7D41"/>
    <w:rsid w:val="00FC3235"/>
    <w:rsid w:val="00FC3C8C"/>
    <w:rsid w:val="00FC597A"/>
    <w:rsid w:val="00FC6C98"/>
    <w:rsid w:val="00FC7D30"/>
    <w:rsid w:val="00FC7FA2"/>
    <w:rsid w:val="00FD0C32"/>
    <w:rsid w:val="00FD5091"/>
    <w:rsid w:val="00FE27B4"/>
    <w:rsid w:val="00FF6CF2"/>
  </w:rsids>
  <m:mathPr>
    <m:mathFont m:val="Cambria Math"/>
    <m:brkBin m:val="before"/>
    <m:brkBinSub m:val="--"/>
    <m:smallFrac m:val="0"/>
    <m:dispDef/>
    <m:lMargin m:val="0"/>
    <m:rMargin m:val="0"/>
    <m:defJc m:val="centerGroup"/>
    <m:wrapIndent m:val="1440"/>
    <m:intLim m:val="subSup"/>
    <m:naryLim m:val="undOvr"/>
  </m:mathPr>
  <w:themeFontLang w:val="de-DE"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6D431"/>
  <w15:docId w15:val="{6F356184-9FE4-4EAB-829E-F3F9992D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lsdException w:name="heading 5" w:semiHidden="1" w:uiPriority="40" w:unhideWhenUsed="1"/>
    <w:lsdException w:name="heading 6" w:semiHidden="1" w:uiPriority="40" w:unhideWhenUsed="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ED23A8"/>
    <w:rPr>
      <w:noProof/>
      <w:kern w:val="12"/>
      <w:lang w:val="en-US"/>
    </w:rPr>
  </w:style>
  <w:style w:type="paragraph" w:styleId="Heading1">
    <w:name w:val="heading 1"/>
    <w:aliases w:val="_Heading 1"/>
    <w:basedOn w:val="ABB-x-Heading"/>
    <w:next w:val="Body"/>
    <w:link w:val="Heading1Char"/>
    <w:uiPriority w:val="2"/>
    <w:qFormat/>
    <w:rsid w:val="003D1F27"/>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2"/>
    <w:qFormat/>
    <w:rsid w:val="003D1F27"/>
    <w:pPr>
      <w:spacing w:before="380" w:line="240" w:lineRule="auto"/>
      <w:outlineLvl w:val="1"/>
    </w:pPr>
    <w:rPr>
      <w:sz w:val="32"/>
      <w:szCs w:val="26"/>
    </w:rPr>
  </w:style>
  <w:style w:type="paragraph" w:styleId="Heading3">
    <w:name w:val="heading 3"/>
    <w:aliases w:val="_Heading 3"/>
    <w:basedOn w:val="ABB-x-Heading"/>
    <w:next w:val="Body"/>
    <w:link w:val="Heading3Char"/>
    <w:uiPriority w:val="2"/>
    <w:qFormat/>
    <w:rsid w:val="003D1F27"/>
    <w:pPr>
      <w:spacing w:before="290" w:line="240" w:lineRule="auto"/>
      <w:outlineLvl w:val="2"/>
    </w:pPr>
    <w:rPr>
      <w:sz w:val="24"/>
    </w:rPr>
  </w:style>
  <w:style w:type="paragraph" w:styleId="Heading4">
    <w:name w:val="heading 4"/>
    <w:aliases w:val="_Heading 4"/>
    <w:basedOn w:val="ABB-x-Heading"/>
    <w:next w:val="Body"/>
    <w:link w:val="Heading4Char"/>
    <w:uiPriority w:val="2"/>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2"/>
    <w:rsid w:val="00E521A5"/>
    <w:pPr>
      <w:spacing w:before="200"/>
      <w:outlineLvl w:val="4"/>
    </w:pPr>
    <w:rPr>
      <w:rFonts w:eastAsiaTheme="majorEastAsia" w:cstheme="majorBidi"/>
    </w:rPr>
  </w:style>
  <w:style w:type="paragraph" w:styleId="Heading6">
    <w:name w:val="heading 6"/>
    <w:basedOn w:val="ABB-x-Heading"/>
    <w:next w:val="Body"/>
    <w:link w:val="Heading6Char"/>
    <w:uiPriority w:val="40"/>
    <w:semiHidden/>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semiHidden/>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lang w:val="en-US"/>
    </w:rPr>
  </w:style>
  <w:style w:type="character" w:styleId="SubtleEmphasis">
    <w:name w:val="Subtle Emphasis"/>
    <w:basedOn w:val="DefaultParagraphFont"/>
    <w:uiPriority w:val="49"/>
    <w:semiHidden/>
    <w:qFormat/>
    <w:rsid w:val="007B7FEE"/>
    <w:rPr>
      <w:i/>
      <w:iCs/>
      <w:color w:val="808080" w:themeColor="text1" w:themeTint="7F"/>
      <w:lang w:val="en-US"/>
    </w:rPr>
  </w:style>
  <w:style w:type="character" w:styleId="IntenseEmphasis">
    <w:name w:val="Intense Emphasis"/>
    <w:basedOn w:val="DefaultParagraphFont"/>
    <w:uiPriority w:val="99"/>
    <w:semiHidden/>
    <w:rsid w:val="002A033B"/>
    <w:rPr>
      <w:b/>
      <w:bCs/>
      <w:iCs/>
      <w:color w:val="auto"/>
      <w:lang w:val="en-US"/>
    </w:rPr>
  </w:style>
  <w:style w:type="character" w:styleId="Strong">
    <w:name w:val="Strong"/>
    <w:basedOn w:val="DefaultParagraphFont"/>
    <w:uiPriority w:val="99"/>
    <w:semiHidden/>
    <w:qFormat/>
    <w:rsid w:val="00F603C5"/>
    <w:rPr>
      <w:rFonts w:asciiTheme="minorHAnsi" w:hAnsiTheme="minorHAnsi"/>
      <w:b/>
      <w:bCs/>
      <w:lang w:val="en-US"/>
    </w:rPr>
  </w:style>
  <w:style w:type="paragraph" w:styleId="Title">
    <w:name w:val="Title"/>
    <w:aliases w:val="_T2 Title"/>
    <w:basedOn w:val="ABB-x-Heading"/>
    <w:next w:val="Subtitle"/>
    <w:link w:val="TitleChar"/>
    <w:uiPriority w:val="10"/>
    <w:qFormat/>
    <w:rsid w:val="00F66A24"/>
    <w:pPr>
      <w:spacing w:before="0" w:after="400" w:line="720" w:lineRule="exact"/>
    </w:pPr>
    <w:rPr>
      <w:rFonts w:ascii="ABBvoice Display SemiBold" w:eastAsiaTheme="majorEastAsia" w:hAnsi="ABBvoice Display SemiBold" w:cstheme="majorBidi"/>
      <w:b w:val="0"/>
      <w:caps/>
      <w:sz w:val="60"/>
      <w:szCs w:val="52"/>
    </w:rPr>
  </w:style>
  <w:style w:type="character" w:customStyle="1" w:styleId="TitleChar">
    <w:name w:val="Title Char"/>
    <w:aliases w:val="_T2 Title Char"/>
    <w:basedOn w:val="DefaultParagraphFont"/>
    <w:link w:val="Title"/>
    <w:uiPriority w:val="10"/>
    <w:rsid w:val="00F66A24"/>
    <w:rPr>
      <w:rFonts w:ascii="ABBvoice Display SemiBold" w:eastAsiaTheme="majorEastAsia" w:hAnsi="ABBvoice Display SemiBold" w:cstheme="majorBidi"/>
      <w:caps/>
      <w:kern w:val="12"/>
      <w:sz w:val="6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6E6E6E" w:themeColor="followedHyperlink"/>
      <w:u w:val="none"/>
      <w:lang w:val="en-US"/>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FF000F" w:themeColor="hyperlink"/>
      <w:u w:val="none"/>
      <w:lang w:val="en-US"/>
    </w:rPr>
  </w:style>
  <w:style w:type="character" w:customStyle="1" w:styleId="Heading1Char">
    <w:name w:val="Heading 1 Char"/>
    <w:aliases w:val="_Heading 1 Char"/>
    <w:basedOn w:val="DefaultParagraphFont"/>
    <w:link w:val="Heading1"/>
    <w:uiPriority w:val="2"/>
    <w:rsid w:val="003D1F27"/>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3D1F27"/>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3D1F27"/>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F66A24"/>
    <w:pPr>
      <w:numPr>
        <w:ilvl w:val="1"/>
      </w:numPr>
      <w:spacing w:after="0" w:line="240" w:lineRule="auto"/>
    </w:pPr>
    <w:rPr>
      <w:rFonts w:ascii="ABBvoice Light" w:hAnsi="ABBvoice Light"/>
      <w:iCs/>
      <w:caps w:val="0"/>
      <w:sz w:val="40"/>
      <w:szCs w:val="24"/>
    </w:rPr>
  </w:style>
  <w:style w:type="character" w:customStyle="1" w:styleId="SubtitleChar">
    <w:name w:val="Subtitle Char"/>
    <w:aliases w:val="_T3 Subtitle Char"/>
    <w:basedOn w:val="DefaultParagraphFont"/>
    <w:link w:val="Subtitle"/>
    <w:uiPriority w:val="10"/>
    <w:rsid w:val="00F66A24"/>
    <w:rPr>
      <w:rFonts w:ascii="ABBvoice Light" w:eastAsiaTheme="majorEastAsia" w:hAnsi="ABBvoice Light" w:cstheme="majorBidi"/>
      <w:iCs/>
      <w:kern w:val="12"/>
      <w:sz w:val="4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semiHidden/>
    <w:rsid w:val="00BB455D"/>
  </w:style>
  <w:style w:type="character" w:customStyle="1" w:styleId="HeaderChar">
    <w:name w:val="Header Char"/>
    <w:basedOn w:val="DefaultParagraphFont"/>
    <w:link w:val="Header"/>
    <w:uiPriority w:val="48"/>
    <w:semiHidden/>
    <w:rsid w:val="00BB455D"/>
    <w:rPr>
      <w:caps/>
      <w:spacing w:val="16"/>
      <w:kern w:val="12"/>
      <w:sz w:val="16"/>
      <w:lang w:val="en-US"/>
    </w:rPr>
  </w:style>
  <w:style w:type="paragraph" w:styleId="Footer">
    <w:name w:val="footer"/>
    <w:basedOn w:val="ABB-x-HeaderFooter"/>
    <w:link w:val="FooterChar"/>
    <w:uiPriority w:val="48"/>
    <w:semiHidden/>
    <w:rsid w:val="00BB455D"/>
    <w:pPr>
      <w:spacing w:line="240" w:lineRule="auto"/>
    </w:pPr>
    <w:rPr>
      <w:caps w:val="0"/>
      <w:spacing w:val="0"/>
    </w:rPr>
  </w:style>
  <w:style w:type="character" w:customStyle="1" w:styleId="FooterChar">
    <w:name w:val="Footer Char"/>
    <w:basedOn w:val="DefaultParagraphFont"/>
    <w:link w:val="Footer"/>
    <w:uiPriority w:val="48"/>
    <w:semiHidden/>
    <w:rsid w:val="00BB455D"/>
    <w:rPr>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ED23A8"/>
    <w:pPr>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lang w:val="en-US"/>
    </w:rPr>
  </w:style>
  <w:style w:type="paragraph" w:customStyle="1" w:styleId="TableCaption">
    <w:name w:val="_Table Caption"/>
    <w:basedOn w:val="ABB-x-Heading"/>
    <w:next w:val="Nospacing"/>
    <w:uiPriority w:val="29"/>
    <w:rsid w:val="001E3056"/>
    <w:pPr>
      <w:spacing w:after="100"/>
    </w:pPr>
    <w:rPr>
      <w:b w:val="0"/>
    </w:r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lang w:val="en-US"/>
    </w:rPr>
  </w:style>
  <w:style w:type="paragraph" w:styleId="TOCHeading">
    <w:name w:val="TOC Heading"/>
    <w:basedOn w:val="ABB-x-Heading"/>
    <w:next w:val="Body"/>
    <w:uiPriority w:val="39"/>
    <w:qFormat/>
    <w:rsid w:val="00CB4EE6"/>
    <w:pPr>
      <w:spacing w:before="540" w:line="240" w:lineRule="auto"/>
    </w:pPr>
    <w:rPr>
      <w:sz w:val="40"/>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E521A5"/>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34"/>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lang w:val="en-US"/>
    </w:rPr>
  </w:style>
  <w:style w:type="paragraph" w:customStyle="1" w:styleId="FootnoteSeparator">
    <w:name w:val="Footnote Separator"/>
    <w:basedOn w:val="ABB-x-Normal"/>
    <w:uiPriority w:val="99"/>
    <w:semiHidden/>
    <w:rsid w:val="00FB30B6"/>
    <w:pPr>
      <w:pBdr>
        <w:bottom w:val="single" w:sz="6" w:space="1" w:color="auto"/>
      </w:pBdr>
      <w:suppressAutoHyphens/>
      <w:spacing w:before="390"/>
      <w:ind w:left="28" w:right="8193"/>
    </w:pPr>
  </w:style>
  <w:style w:type="paragraph" w:customStyle="1" w:styleId="FootnoteSeparatorcont">
    <w:name w:val="Footnote Separator (cont.)"/>
    <w:basedOn w:val="FootnoteSeparator"/>
    <w:uiPriority w:val="99"/>
    <w:semiHidden/>
    <w:rsid w:val="004A0BF3"/>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lang w:val="en-US"/>
    </w:rPr>
  </w:style>
  <w:style w:type="paragraph" w:customStyle="1" w:styleId="EndnoteSeparator">
    <w:name w:val="Endnote Separator"/>
    <w:basedOn w:val="FootnoteSeparator"/>
    <w:uiPriority w:val="99"/>
    <w:semiHidden/>
    <w:rsid w:val="004A0BF3"/>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lang w:val="en-US"/>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7037E9"/>
    <w:pPr>
      <w:keepLines/>
      <w:ind w:right="170"/>
    </w:pPr>
    <w:tblPr>
      <w:tblBorders>
        <w:top w:val="single" w:sz="18" w:space="0" w:color="auto"/>
        <w:bottom w:val="single" w:sz="8" w:space="0" w:color="auto"/>
        <w:insideH w:val="single" w:sz="4" w:space="0" w:color="A9A9A9" w:themeColor="accent3"/>
      </w:tblBorders>
      <w:tblCellMar>
        <w:top w:w="17" w:type="dxa"/>
        <w:left w:w="0" w:type="dxa"/>
        <w:bottom w:w="40" w:type="dxa"/>
        <w:right w:w="0" w:type="dxa"/>
      </w:tblCellMar>
    </w:tblPr>
    <w:trPr>
      <w:cantSplit/>
    </w:trPr>
    <w:tblStylePr w:type="firstRow">
      <w:rPr>
        <w:rFonts w:asciiTheme="minorHAnsi" w:hAnsiTheme="minorHAnsi"/>
        <w:b/>
        <w:i w:val="0"/>
        <w:color w:val="auto"/>
        <w:sz w:val="19"/>
      </w:rPr>
      <w:tblPr/>
      <w:trPr>
        <w:cantSplit w:val="0"/>
        <w:tblHeader/>
      </w:trPr>
      <w:tcPr>
        <w:tcBorders>
          <w:top w:val="single" w:sz="18" w:space="0" w:color="auto"/>
          <w:left w:val="nil"/>
          <w:bottom w:val="single" w:sz="8" w:space="0" w:color="auto"/>
          <w:right w:val="nil"/>
          <w:insideH w:val="nil"/>
          <w:insideV w:val="nil"/>
          <w:tl2br w:val="nil"/>
          <w:tr2bl w:val="nil"/>
        </w:tcBorders>
      </w:tcPr>
    </w:tblStylePr>
    <w:tblStylePr w:type="lastRow">
      <w:rPr>
        <w:rFonts w:asciiTheme="minorHAnsi" w:hAnsiTheme="minorHAnsi"/>
        <w:b/>
        <w:i w:val="0"/>
        <w:sz w:val="19"/>
      </w:rPr>
      <w:tblPr/>
      <w:tcPr>
        <w:tcBorders>
          <w:top w:val="single" w:sz="2" w:space="0" w:color="auto"/>
        </w:tcBorders>
      </w:tcPr>
    </w:tblStylePr>
    <w:tblStylePr w:type="firstCol">
      <w:rPr>
        <w:rFonts w:asciiTheme="minorHAnsi" w:hAnsiTheme="minorHAnsi"/>
        <w:b/>
        <w:i w:val="0"/>
        <w:sz w:val="19"/>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F66A24"/>
    <w:pPr>
      <w:spacing w:before="0" w:after="80" w:line="240" w:lineRule="exact"/>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055E5E"/>
    <w:pPr>
      <w:spacing w:after="600"/>
    </w:pPr>
  </w:style>
  <w:style w:type="paragraph" w:customStyle="1" w:styleId="Lead">
    <w:name w:val="_Lead"/>
    <w:basedOn w:val="ABB-x-NormalLight"/>
    <w:next w:val="T4Spacer"/>
    <w:uiPriority w:val="12"/>
    <w:qFormat/>
    <w:rsid w:val="00A62805"/>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F66A24"/>
    <w:pPr>
      <w:numPr>
        <w:numId w:val="37"/>
      </w:numPr>
      <w:spacing w:after="0" w:line="240" w:lineRule="exact"/>
      <w:ind w:left="0" w:firstLine="0"/>
    </w:pPr>
    <w:rPr>
      <w:rFonts w:ascii="ABBvoice" w:hAnsi="ABBvoice"/>
      <w:caps w:val="0"/>
      <w:color w:val="FF000F" w:themeColor="background2"/>
      <w:spacing w:val="20"/>
      <w:sz w:val="20"/>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lang w:val="en-US"/>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32"/>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lang w:val="en-US"/>
    </w:rPr>
  </w:style>
  <w:style w:type="character" w:customStyle="1" w:styleId="Boldred">
    <w:name w:val="_Bold red"/>
    <w:basedOn w:val="Bold"/>
    <w:uiPriority w:val="16"/>
    <w:qFormat/>
    <w:rsid w:val="00823579"/>
    <w:rPr>
      <w:rFonts w:asciiTheme="minorHAnsi" w:hAnsiTheme="minorHAnsi"/>
      <w:b/>
      <w:color w:val="FF000F" w:themeColor="background2"/>
      <w:lang w:val="en-US"/>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3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table" w:customStyle="1" w:styleId="ABBFooterTable">
    <w:name w:val="ABB Footer Table"/>
    <w:basedOn w:val="TableNormal"/>
    <w:uiPriority w:val="99"/>
    <w:rsid w:val="00CB4EE6"/>
    <w:pPr>
      <w:spacing w:before="20" w:after="30" w:line="192" w:lineRule="atLeast"/>
      <w:ind w:left="28" w:right="28"/>
    </w:pPr>
    <w:tblPr>
      <w:tblBorders>
        <w:top w:val="single" w:sz="18" w:space="0" w:color="auto"/>
        <w:left w:val="single" w:sz="4" w:space="0" w:color="A9A9A9"/>
        <w:bottom w:val="single" w:sz="8" w:space="0" w:color="auto"/>
        <w:right w:val="single" w:sz="4" w:space="0" w:color="A9A9A9"/>
        <w:insideH w:val="single" w:sz="4" w:space="0" w:color="A9A9A9"/>
        <w:insideV w:val="single" w:sz="4" w:space="0" w:color="A9A9A9"/>
      </w:tblBorders>
      <w:tblCellMar>
        <w:left w:w="0" w:type="dxa"/>
        <w:right w:w="0" w:type="dxa"/>
      </w:tblCellMar>
    </w:tblPr>
  </w:style>
  <w:style w:type="paragraph" w:customStyle="1" w:styleId="FooterTableFieldText">
    <w:name w:val="FooterTable Field Text"/>
    <w:basedOn w:val="Footer"/>
    <w:uiPriority w:val="99"/>
    <w:rsid w:val="00CB4EE6"/>
  </w:style>
  <w:style w:type="paragraph" w:customStyle="1" w:styleId="FooterTableCaption">
    <w:name w:val="FooterTable Caption"/>
    <w:basedOn w:val="FooterTableFieldText"/>
    <w:uiPriority w:val="99"/>
    <w:rsid w:val="00CB4EE6"/>
    <w:pPr>
      <w:spacing w:before="44" w:after="54"/>
    </w:pPr>
    <w:rPr>
      <w:caps/>
      <w:spacing w:val="4"/>
      <w:sz w:val="12"/>
    </w:rPr>
  </w:style>
  <w:style w:type="paragraph" w:customStyle="1" w:styleId="FooterTableCopyright">
    <w:name w:val="FooterTable Copyright"/>
    <w:basedOn w:val="FooterTableCaption"/>
    <w:uiPriority w:val="99"/>
    <w:rsid w:val="00CB4EE6"/>
    <w:pPr>
      <w:spacing w:line="192" w:lineRule="exact"/>
      <w:ind w:left="28" w:right="28"/>
    </w:pPr>
    <w:rPr>
      <w:rFonts w:eastAsia="Times New Roman" w:cstheme="minorHAnsi"/>
      <w:caps w:val="0"/>
      <w:spacing w:val="0"/>
      <w:kern w:val="0"/>
      <w:szCs w:val="20"/>
    </w:rPr>
  </w:style>
  <w:style w:type="paragraph" w:customStyle="1" w:styleId="FooterTableDocumentID">
    <w:name w:val="FooterTable Document ID"/>
    <w:basedOn w:val="FooterTableFieldText"/>
    <w:uiPriority w:val="99"/>
    <w:rsid w:val="00CB4EE6"/>
    <w:pPr>
      <w:jc w:val="center"/>
    </w:pPr>
    <w:rPr>
      <w:b/>
    </w:rPr>
  </w:style>
  <w:style w:type="paragraph" w:customStyle="1" w:styleId="Code">
    <w:name w:val="_Code"/>
    <w:basedOn w:val="Nospacing"/>
    <w:link w:val="CodeChar"/>
    <w:uiPriority w:val="17"/>
    <w:qFormat/>
    <w:rsid w:val="00906448"/>
    <w:pPr>
      <w:spacing w:after="130"/>
    </w:pPr>
    <w:rPr>
      <w:rFonts w:ascii="Courier New" w:hAnsi="Courier New"/>
    </w:rPr>
  </w:style>
  <w:style w:type="character" w:customStyle="1" w:styleId="CodeChar">
    <w:name w:val="_Code Char"/>
    <w:basedOn w:val="DefaultParagraphFont"/>
    <w:link w:val="Code"/>
    <w:uiPriority w:val="17"/>
    <w:rsid w:val="00906448"/>
    <w:rPr>
      <w:rFonts w:ascii="Courier New" w:hAnsi="Courier New"/>
      <w:kern w:val="12"/>
      <w:lang w:val="en-US"/>
    </w:rPr>
  </w:style>
  <w:style w:type="character" w:customStyle="1" w:styleId="Hidden">
    <w:name w:val="_Hidden"/>
    <w:basedOn w:val="DefaultParagraphFont"/>
    <w:uiPriority w:val="34"/>
    <w:rsid w:val="002F139A"/>
    <w:rPr>
      <w:rFonts w:ascii="ABBvoice" w:hAnsi="ABBvoice"/>
      <w:vanish/>
      <w:color w:val="007A33"/>
      <w:sz w:val="19"/>
      <w:lang w:val="en-US"/>
    </w:rPr>
  </w:style>
  <w:style w:type="paragraph" w:styleId="Revision">
    <w:name w:val="Revision"/>
    <w:hidden/>
    <w:uiPriority w:val="99"/>
    <w:semiHidden/>
    <w:rsid w:val="00E4476C"/>
    <w:pPr>
      <w:spacing w:line="240" w:lineRule="auto"/>
    </w:pPr>
    <w:rPr>
      <w:noProof/>
      <w:kern w:val="1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939259">
      <w:bodyDiv w:val="1"/>
      <w:marLeft w:val="0"/>
      <w:marRight w:val="0"/>
      <w:marTop w:val="0"/>
      <w:marBottom w:val="0"/>
      <w:divBdr>
        <w:top w:val="none" w:sz="0" w:space="0" w:color="auto"/>
        <w:left w:val="none" w:sz="0" w:space="0" w:color="auto"/>
        <w:bottom w:val="none" w:sz="0" w:space="0" w:color="auto"/>
        <w:right w:val="none" w:sz="0" w:space="0" w:color="auto"/>
      </w:divBdr>
    </w:div>
    <w:div w:id="154208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RIRUB\AppData\Local\Temp\Templafy\WordVsto\ABB%20-%20Universal1.dotx" TargetMode="External"/></Relationships>
</file>

<file path=word/theme/theme1.xml><?xml version="1.0" encoding="utf-8"?>
<a:theme xmlns:a="http://schemas.openxmlformats.org/drawingml/2006/main" name="ABB 2017">
  <a:themeElements>
    <a:clrScheme name="ABB repositioning">
      <a:dk1>
        <a:srgbClr val="000000"/>
      </a:dk1>
      <a:lt1>
        <a:srgbClr val="FFFFFF"/>
      </a:lt1>
      <a:dk2>
        <a:srgbClr val="6764F6"/>
      </a:dk2>
      <a:lt2>
        <a:srgbClr val="FF000F"/>
      </a:lt2>
      <a:accent1>
        <a:srgbClr val="262626"/>
      </a:accent1>
      <a:accent2>
        <a:srgbClr val="6E6E6E"/>
      </a:accent2>
      <a:accent3>
        <a:srgbClr val="A9A9A9"/>
      </a:accent3>
      <a:accent4>
        <a:srgbClr val="D2D2D2"/>
      </a:accent4>
      <a:accent5>
        <a:srgbClr val="F0F0F0"/>
      </a:accent5>
      <a:accent6>
        <a:srgbClr val="FAFAFA"/>
      </a:accent6>
      <a:hlink>
        <a:srgbClr val="FF000F"/>
      </a:hlink>
      <a:folHlink>
        <a:srgbClr val="6E6E6E"/>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Chart 1">
      <a:srgbClr val="FF000F"/>
    </a:custClr>
    <a:custClr name="Chart 2">
      <a:srgbClr val="FF957E"/>
    </a:custClr>
    <a:custClr name="Chart 3">
      <a:srgbClr val="FFDCCD"/>
    </a:custClr>
    <a:custClr name="Chart 4">
      <a:srgbClr val="6764F6"/>
    </a:custClr>
    <a:custClr name="Chart 5">
      <a:srgbClr val="93A1FF"/>
    </a:custClr>
    <a:custClr name="Chart 6">
      <a:srgbClr val="E4E7FF"/>
    </a:custClr>
    <a:custClr>
      <a:srgbClr val="FFFFFF"/>
    </a:custClr>
    <a:custClr>
      <a:srgbClr val="FFFFFF"/>
    </a:custClr>
    <a:custClr>
      <a:srgbClr val="FFFFFF"/>
    </a:custClr>
    <a:custClr>
      <a:srgbClr val="FFFFFF"/>
    </a:custClr>
    <a:custClr name="Chart 7">
      <a:srgbClr val="000000"/>
    </a:custClr>
    <a:custClr name="Chart 8">
      <a:srgbClr val="6E6E6E"/>
    </a:custClr>
    <a:custClr name="Chart 9">
      <a:srgbClr val="A9A9A9"/>
    </a:custClr>
    <a:custClr name="Chart 10">
      <a:srgbClr val="D2D2D2"/>
    </a:custClr>
    <a:custClr name="Chart 11">
      <a:srgbClr val="F0F0F0"/>
    </a:custClr>
    <a:custClr>
      <a:srgbClr val="FFFFFF"/>
    </a:custClr>
    <a:custClr>
      <a:srgbClr val="FFFFFF"/>
    </a:custClr>
    <a:custClr>
      <a:srgbClr val="FFFFFF"/>
    </a:custClr>
    <a:custClr>
      <a:srgbClr val="FFFFFF"/>
    </a:custClr>
    <a:custClr>
      <a:srgbClr val="FFFFFF"/>
    </a:custClr>
    <a:custClr name="Blue">
      <a:srgbClr val="004C97"/>
    </a:custClr>
    <a:custClr name="Green">
      <a:srgbClr val="007A33"/>
    </a:custClr>
    <a:custClr name="Yellow">
      <a:srgbClr val="FFD100"/>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B037CE308A8648AE36B1847F7F69B0" ma:contentTypeVersion="20" ma:contentTypeDescription="Creare un nuovo documento." ma:contentTypeScope="" ma:versionID="74bf93c4e9efa6698479b5082a7ce93b">
  <xsd:schema xmlns:xsd="http://www.w3.org/2001/XMLSchema" xmlns:xs="http://www.w3.org/2001/XMLSchema" xmlns:p="http://schemas.microsoft.com/office/2006/metadata/properties" xmlns:ns2="238d192e-1922-4f3f-b12d-169eda30af84" xmlns:ns3="e75ca1a9-3a86-4da6-bfac-48d209cfc1d5" xmlns:ns4="71d29222-2c5f-45ad-9aa5-4c2d15fddbe9" targetNamespace="http://schemas.microsoft.com/office/2006/metadata/properties" ma:root="true" ma:fieldsID="3bba5536986edda307f5a722b75b7bfc" ns2:_="" ns3:_="" ns4:_="">
    <xsd:import namespace="238d192e-1922-4f3f-b12d-169eda30af84"/>
    <xsd:import namespace="e75ca1a9-3a86-4da6-bfac-48d209cfc1d5"/>
    <xsd:import namespace="71d29222-2c5f-45ad-9aa5-4c2d15fddb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BillingMetadata" minOccurs="0"/>
                <xsd:element ref="ns2:SlNo"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d192e-1922-4f3f-b12d-169eda30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13e722c5-bebe-4801-a6ac-67aa35eba08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SlNo" ma:index="26" nillable="true" ma:displayName="Sl No" ma:format="Dropdown" ma:internalName="SlNo" ma:percentage="FALSE">
      <xsd:simpleType>
        <xsd:restriction base="dms:Number"/>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ca1a9-3a86-4da6-bfac-48d209cfc1d5"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d29222-2c5f-45ad-9aa5-4c2d15fddbe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8615f76-03b1-4095-a069-d8ed07d593e2}" ma:internalName="TaxCatchAll" ma:showField="CatchAllData" ma:web="e75ca1a9-3a86-4da6-bfac-48d209cfc1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FormConfiguration><![CDATA[{"formFields":[{"type":"heading","name":"DocumentInfo","label":"Document Info"},{"required":false,"placeholder":"","lines":1,"shareValue":false,"type":"textBox","name":"CategoryTitle","label":"Category Title"},{"required":false,"placeholder":"","lines":1,"shareValue":false,"type":"textBox","name":"Subtitle","label":"Subtitle"},{"required":false,"maxLength":4,"placeholder":"","lines":1,"defaultValue":"{{FormatDateTime(Now(),\"yyyy\")}}","shareValue":false,"type":"textBox","name":"PublicationYear","label":"Year of first publication"},{"required":false,"shareValue":false,"type":"datePicker","name":"Date","label":"Date"},{"type":"heading","name":"SharePoint","label":"Share Point Bindings"},{"required":false,"placeholder":"","lines":1,"shareValue":false,"type":"textBox","name":"DocumentTitle","label":"Document Title"},{"required":false,"placeholder":"","lines":1,"shareValue":false,"type":"textBox","name":"DocumentID","label":"Document ID"},{"required":false,"maxLength":10,"placeholder":"","lines":1,"defaultValue":"A","shareValue":false,"type":"textBox","name":"Revision","label":"Revision"},{"required":false,"shareValue":false,"type":"datePicker","name":"ApprovalDate","label":"Approval Date"},{"required":false,"placeholder":"","lines":1,"shareValue":false,"type":"textBox","name":"ApprovedByPerson","label":"Approved By Person"},{"required":true,"shareValue":false,"type":"datePicker","name":"PreparedDate","label":"Prepared Date"},{"required":false,"placeholder":"","lines":1,"defaultValue":"{{UserProfile.Name}}","shareValue":false,"type":"textBox","name":"PreparedByPerson","label":"Prepared By Person"},{"distinct":false,"hideIfNoUserInteractionRequired":false,"required":false,"autoSelectFirstOption":false,"shareValue":false,"type":"dropDown","dataSourceName":"DocumentKinds","dataSourceFieldName":"DocumentKind","name":"DocumentKind","label":"Document Kind"},{"dataSourceReadbackFieldName":"Name","distinct":false,"hideIfNoUserInteractionRequired":false,"required":false,"defaultValue":"en - English","autoSelectFirstOption":false,"shareValue":false,"type":"dropDown","dataSourceName":"LanguageCodes","dataSourceFieldName":"LanguageCodeName","name":"Language","label":"Language"},{"distinct":false,"hideIfNoUserInteractionRequired":false,"required":false,"defaultValue":"Draft","autoSelectFirstOption":false,"shareValue":false,"type":"dropDown","dataSourceName":"LifeCycleStatus","dataSourceFieldName":"Name","name":"LifeCycleStatus","label":"Life Cycle Status"},{"required":false,"placeholder":"","lines":1,"shareValue":false,"type":"textBox","name":"OwningOrganization","label":"Owning Organization"},{"distinct":false,"hideIfNoUserInteractionRequired":false,"required":false,"defaultValue":"Internal","autoSelectFirstOption":false,"shareValue":false,"type":"dropDown","dataSourceName":"SecurityLevels","dataSourceFieldName":"Name","name":"SecurityLevel","label":"Security Level"}],"formDataEntries":[{"name":"PublicationYear","value":"OsR5ilatzh5EYk1dGzpg3Q=="},{"name":"Revision","value":"C6j+TuaEpeVNz8saulC2Aw=="},{"name":"PreparedDate","value":"ii01+SABS6V1DbZ9vHuI4Q=="},{"name":"PreparedByPerson","value":"v3GgvXPSupUwUri8qmkbIA=="},{"name":"Language","value":"nVWUwVCH4hPlxqXy4HP9YtfdIMCGVn0BS77jADLFKoo="},{"name":"LifeCycleStatus","value":"QnWOujKLJp1RvJFaXvBl6HPTKUr9NiUrF8/eA/+Hz0E="},{"name":"SecurityLevel","value":"8iEPDdkQKyPNtllVF8CxdnbMNXTJTcrKkwA+I958GtQ="}]}]]></TemplafyForm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TemplateConfiguration><![CDATA[{"elementsMetadata":[{"elementConfiguration":{"binding":"{{Form.CategoryTitle}}","removeAndKeepContent":false,"disableUpdates":false,"type":"text"},"type":"richTextContentControl","id":"847ff919-516d-45a6-a1cc-4eec9b56c623"},{"elementConfiguration":{"binding":"{{Form.DocumentTitle}}","removeAndKeepContent":false,"disableUpdates":false,"type":"text"},"type":"richTextContentControl","id":"f6b019e3-1758-4be1-93be-4162ed461623"},{"elementConfiguration":{"binding":"{{Form.Subtitle}}","removeAndKeepContent":false,"disableUpdates":false,"type":"text"},"type":"richTextContentControl","id":"c9be2878-ae13-4d29-9037-53347372678c"},{"elementConfiguration":{"binding":"{{Form.DocumentTitle}}","removeAndKeepContent":false,"disableUpdates":false,"type":"text"},"type":"richTextContentControl","id":"539985a7-bfab-4b17-97ef-0249612fa36b"},{"elementConfiguration":{"binding":"{{FormatDateTime(Form.Date,\"yyyy-MM-dd\" )}}","visibility":"","removeAndKeepContent":false,"disableUpdates":false,"type":"text"},"type":"richTextContentControl","id":"6674b27a-2d7e-435a-8f47-ca6579bc5a68"},{"elementConfiguration":{"binding":"{{FormatDateTime(Form.Date,\"yyyy-MM-dd\" )}}","visibility":"","removeAndKeepContent":false,"disableUpdates":false,"type":"text"},"type":"richTextContentControl","id":"dc87ff3f-b568-4c31-bccc-42c6a5164be6"}],"transformationConfigurations":[{"binding":"{{Form.DocumentID}}","namespace":"http://schemas.microsoft.com/office/2006/metadata/properties","path":"/p:properties/documentManagement/*[local-name()=\"ABB_Coll_DocumentId\"]","disableUpdates":false,"type":"customXmlValue"},{"namespace":"http://schemas.microsoft.com/office/2006/metadata/properties","path":"/p:properties/documentManagement/*[local-name()=\"o8cb8facb2054f9d919ea0674048ef40\"]","termId":"{{Form.Language.TermID}}","termName":"{{Form.Language.Name}}","disableUpdates":false,"type":"customXmlManagedMetadata"},{"namespace":"http://schemas.microsoft.com/office/2006/metadata/properties","path":"/p:properties/documentManagement/*[local-name()=\"na4369807a744182aff6832bcef961df\"]","termId":"{{Form.DocumentKind.TermID}}","termName":"{{Form.DocumentKind.DocumentKind}}","disableUpdates":false,"type":"customXmlManagedMetadata"},{"binding":"{{Form.Revision}}","namespace":"http://schemas.microsoft.com/office/2006/metadata/properties","path":"/p:properties/documentManagement/*[local-name()=\"ABB_Coll_DocumentRevisionId\"]","disableUpdates":false,"type":"customXmlValue"},{"binding":"{{Form.LifeCycleStatus.Name}}","namespace":"http://schemas.microsoft.com/office/2006/metadata/properties","path":"/p:properties/documentManagement/*[local-name()=\"ABB_Coll_LifecycleStatus\"]","disableUpdates":false,"type":"customXmlValue"},{"binding":"{{Form.ApprovalDate}}","namespace":"http://schemas.microsoft.com/office/2006/metadata/properties","path":"/p:properties/documentManagement/*[local-name()=\"ABB_Coll_ApprovalDate\"]","disableUpdates":false,"type":"customXmlDateTimeValue"},{"binding":"{{Form.ApprovedByPerson}}","namespace":"http://schemas.microsoft.com/office/2006/metadata/properties","path":"/p:properties/documentManagement/*[local-name()=\"ABB_Coll_ApprovedByPerson\"]","disableUpdates":false,"type":"customXmlValue"},{"binding":"{{Form.OwningOrganization}}","namespace":"http://schemas.microsoft.com/office/2006/metadata/properties","path":"/p:properties/documentManagement/*[local-name()=\"ABB_Coll_OwningOrganization\"]","disableUpdates":false,"type":"customXmlValue"},{"binding":"{{Form.SecurityLevel.Name}}","namespace":"http://schemas.microsoft.com/office/2006/metadata/properties","path":"/p:properties/documentManagement/*[local-name()=\"ABB_Coll_SecurityLevel\"]","disableUpdates":false,"type":"customXmlValue"},{"binding":"{{Form.PreparedDate}}","namespace":"http://schemas.microsoft.com/office/2006/metadata/properties","path":"/p:properties/documentManagement/*[local-name()=\"ABB_Coll_PreparedDate\"]","disableUpdates":false,"type":"customXmlDateTimeValue"},{"binding":"{{IfElse(Equals(Form.PreparedByPerson, \"\"), UserProfile.Name, Form.PreparedByPerson)}}","namespace":"http://schemas.microsoft.com/office/2006/metadata/properties","path":"/p:properties/documentManagement/*[local-name()=\"ABB_Coll_PreparedByPerson\"]","disableUpdates":false,"type":"customXmlValue"},{"documentName":"{{Form.DocumentTitle}}","type":"documentName"},{"language":"{{DocumentLanguage}}","disableUpdates":false,"type":"proofingLanguage"},{"propertyName":"title","propertyValue":"{{Form.DocumentTitle}}","disableUpdates":false,"type":"documentProperty"}],"templateName":"ABB - Universal","templateDescription":"","enableDocumentContentUpdater":true,"version":"2.0"}]]></TemplafyTemplateConfiguration>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TaxCatchAll xmlns="71d29222-2c5f-45ad-9aa5-4c2d15fddbe9" xsi:nil="true"/>
    <lcf76f155ced4ddcb4097134ff3c332f xmlns="238d192e-1922-4f3f-b12d-169eda30af84">
      <Terms xmlns="http://schemas.microsoft.com/office/infopath/2007/PartnerControls"/>
    </lcf76f155ced4ddcb4097134ff3c332f>
    <SlNo xmlns="238d192e-1922-4f3f-b12d-169eda30af84" xsi:nil="true"/>
  </documentManagement>
</p:properties>
</file>

<file path=customXml/itemProps1.xml><?xml version="1.0" encoding="utf-8"?>
<ds:datastoreItem xmlns:ds="http://schemas.openxmlformats.org/officeDocument/2006/customXml" ds:itemID="{B9D6A4CA-8879-43A4-A352-7ACD2F442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d192e-1922-4f3f-b12d-169eda30af84"/>
    <ds:schemaRef ds:uri="e75ca1a9-3a86-4da6-bfac-48d209cfc1d5"/>
    <ds:schemaRef ds:uri="71d29222-2c5f-45ad-9aa5-4c2d15fdd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FBECE5-FEAD-400C-BD7D-E3F53C1F1B38}">
  <ds:schemaRefs/>
</ds:datastoreItem>
</file>

<file path=customXml/itemProps3.xml><?xml version="1.0" encoding="utf-8"?>
<ds:datastoreItem xmlns:ds="http://schemas.openxmlformats.org/officeDocument/2006/customXml" ds:itemID="{3E851B03-3307-40E6-B719-D1A258B15A08}">
  <ds:schemaRefs>
    <ds:schemaRef ds:uri="http://schemas.microsoft.com/sharepoint/v3/contenttype/forms"/>
  </ds:schemaRefs>
</ds:datastoreItem>
</file>

<file path=customXml/itemProps4.xml><?xml version="1.0" encoding="utf-8"?>
<ds:datastoreItem xmlns:ds="http://schemas.openxmlformats.org/officeDocument/2006/customXml" ds:itemID="{21AEABC3-0227-4B21-A11F-EB16821DFE80}">
  <ds:schemaRefs/>
</ds:datastoreItem>
</file>

<file path=customXml/itemProps5.xml><?xml version="1.0" encoding="utf-8"?>
<ds:datastoreItem xmlns:ds="http://schemas.openxmlformats.org/officeDocument/2006/customXml" ds:itemID="{5B3E1F66-9565-4EC9-80AD-C1ED53EFBEF0}">
  <ds:schemaRefs>
    <ds:schemaRef ds:uri="http://schemas.openxmlformats.org/officeDocument/2006/bibliography"/>
  </ds:schemaRefs>
</ds:datastoreItem>
</file>

<file path=customXml/itemProps6.xml><?xml version="1.0" encoding="utf-8"?>
<ds:datastoreItem xmlns:ds="http://schemas.openxmlformats.org/officeDocument/2006/customXml" ds:itemID="{3C09FC47-4015-4252-99EB-ED1CCAE8C025}">
  <ds:schemaRefs>
    <ds:schemaRef ds:uri="http://schemas.microsoft.com/office/2006/metadata/properties"/>
    <ds:schemaRef ds:uri="http://schemas.microsoft.com/office/infopath/2007/PartnerControls"/>
    <ds:schemaRef ds:uri="71d29222-2c5f-45ad-9aa5-4c2d15fddbe9"/>
    <ds:schemaRef ds:uri="238d192e-1922-4f3f-b12d-169eda30af84"/>
  </ds:schemaRefs>
</ds:datastoreItem>
</file>

<file path=docMetadata/LabelInfo.xml><?xml version="1.0" encoding="utf-8"?>
<clbl:labelList xmlns:clbl="http://schemas.microsoft.com/office/2020/mipLabelMetadata">
  <clbl:label id="{d792d246-d363-40e2-82bc-6f0655128b68}" enabled="1" method="Standard" siteId="{372ee9e0-9ce0-4033-a64a-c07073a91ecd}" contentBits="0" removed="0"/>
</clbl:labelList>
</file>

<file path=docProps/app.xml><?xml version="1.0" encoding="utf-8"?>
<Properties xmlns="http://schemas.openxmlformats.org/officeDocument/2006/extended-properties" xmlns:vt="http://schemas.openxmlformats.org/officeDocument/2006/docPropsVTypes">
  <Template>C:\Users\ITRIRUB\AppData\Local\Temp\Templafy\WordVsto\ABB - Universal1.dotx</Template>
  <TotalTime>10</TotalTime>
  <Pages>4</Pages>
  <Words>1405</Words>
  <Characters>10358</Characters>
  <Application>Microsoft Office Word</Application>
  <DocSecurity>0</DocSecurity>
  <Lines>172</Lines>
  <Paragraphs>129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Sripathy Rao</cp:lastModifiedBy>
  <cp:revision>15</cp:revision>
  <dcterms:created xsi:type="dcterms:W3CDTF">2025-12-11T10:10:00Z</dcterms:created>
  <dcterms:modified xsi:type="dcterms:W3CDTF">2026-07-22T05:30:00Z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0x0101007FB037CE308A8648AE36B1847F7F69B0</vt:lpwstr>
  </property>
  <property fmtid="{D5CDD505-2E9C-101B-9397-08002B2CF9AE}" pid="3" name="ABB_Coll_LanguageCode">
    <vt:lpwstr>3;#aa|e23899c8-0e6b-4ae8-b520-324f014d1297</vt:lpwstr>
  </property>
  <property fmtid="{D5CDD505-2E9C-101B-9397-08002B2CF9AE}" pid="4" name="ABB_Coll_DocumentKind">
    <vt:lpwstr>5;#3D model|a82cccbf-c9ea-434b-9370-b1340cedaebf</vt:lpwstr>
  </property>
  <property fmtid="{D5CDD505-2E9C-101B-9397-08002B2CF9AE}" pid="5" name="TemplafyTenantId">
    <vt:lpwstr>abb</vt:lpwstr>
  </property>
  <property fmtid="{D5CDD505-2E9C-101B-9397-08002B2CF9AE}" pid="6" name="TemplafyTemplateId">
    <vt:lpwstr>638097193551424160</vt:lpwstr>
  </property>
  <property fmtid="{D5CDD505-2E9C-101B-9397-08002B2CF9AE}" pid="7" name="TemplafyUserProfileId">
    <vt:lpwstr>905372080625418249</vt:lpwstr>
  </property>
  <property fmtid="{D5CDD505-2E9C-101B-9397-08002B2CF9AE}" pid="8" name="TemplafyLanguageCode">
    <vt:lpwstr>en-US</vt:lpwstr>
  </property>
  <property fmtid="{D5CDD505-2E9C-101B-9397-08002B2CF9AE}" pid="9" name="TemplafyFromBlank">
    <vt:bool>false</vt:bool>
  </property>
  <property fmtid="{D5CDD505-2E9C-101B-9397-08002B2CF9AE}" pid="10" name="MediaServiceImageTags">
    <vt:lpwstr/>
  </property>
</Properties>
</file>